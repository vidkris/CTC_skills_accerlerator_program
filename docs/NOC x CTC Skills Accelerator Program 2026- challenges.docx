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010F" w14:textId="77777777" w:rsidR="005059F2" w:rsidRPr="005059F2" w:rsidRDefault="005059F2" w:rsidP="005059F2">
      <w:pPr>
        <w:spacing w:after="160" w:line="259" w:lineRule="auto"/>
      </w:pPr>
    </w:p>
    <w:p w14:paraId="737F91EF" w14:textId="77777777" w:rsidR="005059F2" w:rsidRPr="005059F2" w:rsidRDefault="005059F2" w:rsidP="005059F2">
      <w:pPr>
        <w:spacing w:after="160" w:line="259" w:lineRule="auto"/>
      </w:pPr>
    </w:p>
    <w:p w14:paraId="45F1B0B4" w14:textId="2E7E59CB" w:rsidR="005059F2" w:rsidRPr="002E03A5" w:rsidRDefault="005059F2" w:rsidP="002E03A5">
      <w:pPr>
        <w:pStyle w:val="Heading1"/>
      </w:pPr>
      <w:r w:rsidRPr="005059F2">
        <w:t xml:space="preserve"> NOC x CTC Skills Accelerator Program 2026 </w:t>
      </w:r>
      <w:r w:rsidR="007D634B">
        <w:t>–  CHALLENGE</w:t>
      </w:r>
      <w:r w:rsidR="007B56C1">
        <w:t xml:space="preserve"> </w:t>
      </w:r>
      <w:r w:rsidR="007D634B">
        <w:t>1</w:t>
      </w:r>
    </w:p>
    <w:tbl>
      <w:tblPr>
        <w:tblStyle w:val="GridTable5Dark"/>
        <w:tblW w:w="0" w:type="auto"/>
        <w:tblLook w:val="0680" w:firstRow="0" w:lastRow="0" w:firstColumn="1" w:lastColumn="0" w:noHBand="1" w:noVBand="1"/>
      </w:tblPr>
      <w:tblGrid>
        <w:gridCol w:w="4508"/>
        <w:gridCol w:w="4508"/>
      </w:tblGrid>
      <w:tr w:rsidR="0018077F" w14:paraId="0A85F877" w14:textId="77777777" w:rsidTr="0AD3AC6F">
        <w:tc>
          <w:tcPr>
            <w:cnfStyle w:val="001000000000" w:firstRow="0" w:lastRow="0" w:firstColumn="1" w:lastColumn="0" w:oddVBand="0" w:evenVBand="0" w:oddHBand="0" w:evenHBand="0" w:firstRowFirstColumn="0" w:firstRowLastColumn="0" w:lastRowFirstColumn="0" w:lastRowLastColumn="0"/>
            <w:tcW w:w="4508" w:type="dxa"/>
          </w:tcPr>
          <w:p w14:paraId="31B6E802" w14:textId="22B074E9" w:rsidR="0018077F" w:rsidRPr="0018077F" w:rsidRDefault="0018077F" w:rsidP="0018077F">
            <w:pPr>
              <w:spacing w:line="259" w:lineRule="auto"/>
              <w:rPr>
                <w:b w:val="0"/>
                <w:bCs w:val="0"/>
              </w:rPr>
            </w:pPr>
            <w:r w:rsidRPr="0018077F">
              <w:rPr>
                <w:b w:val="0"/>
                <w:bCs w:val="0"/>
              </w:rPr>
              <w:t>Stem Stream</w:t>
            </w:r>
          </w:p>
        </w:tc>
        <w:tc>
          <w:tcPr>
            <w:tcW w:w="4508" w:type="dxa"/>
          </w:tcPr>
          <w:p w14:paraId="50EF61C1" w14:textId="33DCA7E6" w:rsidR="0018077F" w:rsidRDefault="1AE3BFA0" w:rsidP="0018077F">
            <w:pPr>
              <w:spacing w:line="259" w:lineRule="auto"/>
              <w:cnfStyle w:val="000000000000" w:firstRow="0" w:lastRow="0" w:firstColumn="0" w:lastColumn="0" w:oddVBand="0" w:evenVBand="0" w:oddHBand="0" w:evenHBand="0" w:firstRowFirstColumn="0" w:firstRowLastColumn="0" w:lastRowFirstColumn="0" w:lastRowLastColumn="0"/>
            </w:pPr>
            <w:r>
              <w:t>Data Analysis</w:t>
            </w:r>
          </w:p>
        </w:tc>
      </w:tr>
      <w:tr w:rsidR="0018077F" w14:paraId="4E7A0DFA" w14:textId="77777777" w:rsidTr="0AD3AC6F">
        <w:tc>
          <w:tcPr>
            <w:cnfStyle w:val="001000000000" w:firstRow="0" w:lastRow="0" w:firstColumn="1" w:lastColumn="0" w:oddVBand="0" w:evenVBand="0" w:oddHBand="0" w:evenHBand="0" w:firstRowFirstColumn="0" w:firstRowLastColumn="0" w:lastRowFirstColumn="0" w:lastRowLastColumn="0"/>
            <w:tcW w:w="4508" w:type="dxa"/>
          </w:tcPr>
          <w:p w14:paraId="5099AE6B" w14:textId="451BD078" w:rsidR="0018077F" w:rsidRPr="0018077F" w:rsidRDefault="0018077F" w:rsidP="0018077F">
            <w:pPr>
              <w:spacing w:line="259" w:lineRule="auto"/>
              <w:rPr>
                <w:b w:val="0"/>
                <w:bCs w:val="0"/>
              </w:rPr>
            </w:pPr>
            <w:r w:rsidRPr="0018077F">
              <w:rPr>
                <w:b w:val="0"/>
                <w:bCs w:val="0"/>
              </w:rPr>
              <w:t>Proposed by</w:t>
            </w:r>
          </w:p>
        </w:tc>
        <w:tc>
          <w:tcPr>
            <w:tcW w:w="4508" w:type="dxa"/>
          </w:tcPr>
          <w:p w14:paraId="32C519C3" w14:textId="702E1433" w:rsidR="0018077F" w:rsidRPr="0018077F" w:rsidRDefault="0018077F" w:rsidP="0018077F">
            <w:pPr>
              <w:spacing w:line="259" w:lineRule="auto"/>
              <w:cnfStyle w:val="000000000000" w:firstRow="0" w:lastRow="0" w:firstColumn="0" w:lastColumn="0" w:oddVBand="0" w:evenVBand="0" w:oddHBand="0" w:evenHBand="0" w:firstRowFirstColumn="0" w:firstRowLastColumn="0" w:lastRowFirstColumn="0" w:lastRowLastColumn="0"/>
            </w:pPr>
            <w:r w:rsidRPr="0018077F">
              <w:t>Vidya in consultation with APS team at BODC</w:t>
            </w:r>
          </w:p>
        </w:tc>
      </w:tr>
      <w:tr w:rsidR="0018077F" w14:paraId="3EBA7C73" w14:textId="77777777" w:rsidTr="0AD3AC6F">
        <w:tc>
          <w:tcPr>
            <w:cnfStyle w:val="001000000000" w:firstRow="0" w:lastRow="0" w:firstColumn="1" w:lastColumn="0" w:oddVBand="0" w:evenVBand="0" w:oddHBand="0" w:evenHBand="0" w:firstRowFirstColumn="0" w:firstRowLastColumn="0" w:lastRowFirstColumn="0" w:lastRowLastColumn="0"/>
            <w:tcW w:w="4508" w:type="dxa"/>
          </w:tcPr>
          <w:p w14:paraId="3B771C3E" w14:textId="1964C739" w:rsidR="0018077F" w:rsidRPr="0018077F" w:rsidRDefault="0018077F" w:rsidP="0018077F">
            <w:pPr>
              <w:spacing w:line="259" w:lineRule="auto"/>
              <w:rPr>
                <w:b w:val="0"/>
                <w:bCs w:val="0"/>
              </w:rPr>
            </w:pPr>
            <w:r w:rsidRPr="0018077F">
              <w:rPr>
                <w:b w:val="0"/>
                <w:bCs w:val="0"/>
              </w:rPr>
              <w:t>Background context</w:t>
            </w:r>
          </w:p>
        </w:tc>
        <w:tc>
          <w:tcPr>
            <w:tcW w:w="4508" w:type="dxa"/>
          </w:tcPr>
          <w:p w14:paraId="638349FE" w14:textId="61CD6FC0" w:rsidR="0018077F" w:rsidRDefault="0018077F" w:rsidP="0018077F">
            <w:pPr>
              <w:spacing w:line="259" w:lineRule="auto"/>
              <w:cnfStyle w:val="000000000000" w:firstRow="0" w:lastRow="0" w:firstColumn="0" w:lastColumn="0" w:oddVBand="0" w:evenVBand="0" w:oddHBand="0" w:evenHBand="0" w:firstRowFirstColumn="0" w:firstRowLastColumn="0" w:lastRowFirstColumn="0" w:lastRowLastColumn="0"/>
            </w:pPr>
            <w:r>
              <w:t>Analysing Real Ocean Temperature data</w:t>
            </w:r>
          </w:p>
        </w:tc>
      </w:tr>
    </w:tbl>
    <w:p w14:paraId="456CCDF0" w14:textId="77777777" w:rsidR="005059F2" w:rsidRPr="005059F2" w:rsidRDefault="005059F2" w:rsidP="007B56C1">
      <w:pPr>
        <w:pStyle w:val="Heading2"/>
      </w:pPr>
      <w:r w:rsidRPr="00796ADD">
        <w:rPr>
          <w:rStyle w:val="Heading2Char"/>
        </w:rPr>
        <w:t>Background Context</w:t>
      </w:r>
      <w:r w:rsidRPr="005059F2">
        <w:rPr>
          <w:b/>
          <w:bCs/>
        </w:rPr>
        <w:t xml:space="preserve">: </w:t>
      </w:r>
    </w:p>
    <w:p w14:paraId="43F92A7D" w14:textId="5E35132A" w:rsidR="0018077F" w:rsidRDefault="3BB699DC" w:rsidP="0018077F">
      <w:pPr>
        <w:spacing w:before="0"/>
      </w:pPr>
      <w:r>
        <w:t xml:space="preserve">Ocean temperature varies at different depths of the Ocean. Sunlight warms the water but as we travel deeper into the ocean, the temperature is much lower. Scientists study </w:t>
      </w:r>
      <w:commentRangeStart w:id="0"/>
      <w:commentRangeStart w:id="1"/>
      <w:r>
        <w:t>these</w:t>
      </w:r>
      <w:r w:rsidR="7672A4D3">
        <w:t xml:space="preserve"> temperature differences</w:t>
      </w:r>
      <w:commentRangeEnd w:id="0"/>
      <w:r w:rsidR="00A55C82">
        <w:rPr>
          <w:rStyle w:val="CommentReference"/>
          <w:sz w:val="20"/>
          <w:szCs w:val="20"/>
        </w:rPr>
        <w:commentReference w:id="0"/>
      </w:r>
      <w:commentRangeEnd w:id="1"/>
      <w:r>
        <w:rPr>
          <w:rStyle w:val="CommentReference"/>
          <w:sz w:val="20"/>
          <w:szCs w:val="20"/>
        </w:rPr>
        <w:commentReference w:id="1"/>
      </w:r>
      <w:r>
        <w:t xml:space="preserve"> to understand ocean currents</w:t>
      </w:r>
      <w:r w:rsidR="2FF094BB">
        <w:t xml:space="preserve"> and</w:t>
      </w:r>
      <w:r>
        <w:t xml:space="preserve"> weather</w:t>
      </w:r>
      <w:r w:rsidR="2C72539C">
        <w:t>. T</w:t>
      </w:r>
      <w:r>
        <w:t>hey provide a lot of insight about marine life too.</w:t>
      </w:r>
    </w:p>
    <w:p w14:paraId="688264C0" w14:textId="660B9649" w:rsidR="00A55C82" w:rsidRPr="00A55C82" w:rsidRDefault="3BB699DC" w:rsidP="0018077F">
      <w:pPr>
        <w:spacing w:before="0"/>
      </w:pPr>
      <w:r>
        <w:t>Rather than using a small sample dataset, scientists use ERDDAP, a</w:t>
      </w:r>
      <w:r w:rsidR="12D422B1">
        <w:t>n</w:t>
      </w:r>
      <w:r>
        <w:t xml:space="preserve"> online data server which lets them subset, view and graph huge ocean dataset</w:t>
      </w:r>
      <w:r w:rsidR="11A3581F">
        <w:t>s</w:t>
      </w:r>
      <w:r>
        <w:t xml:space="preserve"> directly in the browser</w:t>
      </w:r>
      <w:r w:rsidR="3471D2AA">
        <w:t xml:space="preserve">. Because ERDDAP only sends back the exact data you ask for - already labelled and in a consistent format </w:t>
      </w:r>
      <w:r w:rsidR="5BE465C9">
        <w:t xml:space="preserve">- </w:t>
      </w:r>
      <w:r w:rsidR="6DDA4F61">
        <w:t>i</w:t>
      </w:r>
      <w:r w:rsidR="5BE465C9">
        <w:t xml:space="preserve">t </w:t>
      </w:r>
      <w:commentRangeStart w:id="2"/>
      <w:commentRangeStart w:id="3"/>
      <w:r>
        <w:t xml:space="preserve">saves a lot of time </w:t>
      </w:r>
      <w:r w:rsidR="2E7BBA61">
        <w:t>downloading, cleaning large files and</w:t>
      </w:r>
      <w:r w:rsidR="6D09C4CD">
        <w:t xml:space="preserve"> results in</w:t>
      </w:r>
      <w:r>
        <w:t xml:space="preserve"> less error.</w:t>
      </w:r>
      <w:r w:rsidR="72701F39">
        <w:t xml:space="preserve"> You can learn more about ERDDAP in the </w:t>
      </w:r>
      <w:hyperlink w:anchor="ERDDAP" w:history="1">
        <w:r w:rsidR="72701F39" w:rsidRPr="0AD3AC6F">
          <w:rPr>
            <w:rStyle w:val="Hyperlink"/>
          </w:rPr>
          <w:t>ERDDAP section below.</w:t>
        </w:r>
        <w:commentRangeEnd w:id="2"/>
        <w:r w:rsidR="00A55C82">
          <w:rPr>
            <w:rStyle w:val="CommentReference"/>
            <w:sz w:val="20"/>
            <w:szCs w:val="20"/>
          </w:rPr>
          <w:commentReference w:id="2"/>
        </w:r>
        <w:commentRangeEnd w:id="3"/>
        <w:r>
          <w:rPr>
            <w:rStyle w:val="CommentReference"/>
            <w:sz w:val="20"/>
            <w:szCs w:val="20"/>
          </w:rPr>
          <w:commentReference w:id="3"/>
        </w:r>
      </w:hyperlink>
    </w:p>
    <w:p w14:paraId="2F699923" w14:textId="73BB3108" w:rsidR="6D968561" w:rsidRDefault="6D968561" w:rsidP="0AD3AC6F">
      <w:pPr>
        <w:spacing w:before="0"/>
      </w:pPr>
      <w:r w:rsidRPr="0AD3AC6F">
        <w:t xml:space="preserve">Before scientists can use a dataset, they also need metadata, which is information that describes the data and explains where, when, and how it was collected. Good metadata helps researchers understand and trust the data they are using. You can learn more about metadata in the </w:t>
      </w:r>
      <w:hyperlink w:anchor="METADATA" w:history="1">
        <w:r w:rsidRPr="0AD3AC6F">
          <w:rPr>
            <w:rStyle w:val="Hyperlink"/>
          </w:rPr>
          <w:t>Metadata section below.</w:t>
        </w:r>
      </w:hyperlink>
    </w:p>
    <w:p w14:paraId="7969E6F9" w14:textId="6A308231" w:rsidR="0AD3AC6F" w:rsidRDefault="0AD3AC6F" w:rsidP="0AD3AC6F">
      <w:pPr>
        <w:spacing w:before="0"/>
      </w:pPr>
    </w:p>
    <w:p w14:paraId="0214918C" w14:textId="6FA6D24D" w:rsidR="005059F2" w:rsidRDefault="3BB699DC" w:rsidP="007B56C1">
      <w:pPr>
        <w:pStyle w:val="Heading2"/>
        <w:rPr>
          <w:b/>
          <w:bCs/>
        </w:rPr>
      </w:pPr>
      <w:commentRangeStart w:id="4"/>
      <w:commentRangeStart w:id="5"/>
      <w:r w:rsidRPr="0AD3AC6F">
        <w:rPr>
          <w:rStyle w:val="Heading2Char"/>
        </w:rPr>
        <w:t>Challenge Information</w:t>
      </w:r>
      <w:r w:rsidRPr="0AD3AC6F">
        <w:rPr>
          <w:b/>
          <w:bCs/>
        </w:rPr>
        <w:t xml:space="preserve">: </w:t>
      </w:r>
      <w:commentRangeEnd w:id="4"/>
      <w:r w:rsidR="005059F2">
        <w:rPr>
          <w:rStyle w:val="CommentReference"/>
          <w:b/>
          <w:bCs/>
          <w:sz w:val="20"/>
          <w:szCs w:val="20"/>
        </w:rPr>
        <w:commentReference w:id="4"/>
      </w:r>
      <w:commentRangeEnd w:id="5"/>
      <w:r>
        <w:rPr>
          <w:rStyle w:val="CommentReference"/>
          <w:b/>
          <w:bCs/>
          <w:sz w:val="20"/>
          <w:szCs w:val="20"/>
        </w:rPr>
        <w:commentReference w:id="5"/>
      </w:r>
    </w:p>
    <w:p w14:paraId="02B8B0BB" w14:textId="660C1C60" w:rsidR="003109D4" w:rsidRPr="003109D4" w:rsidRDefault="6029DE9F" w:rsidP="0AD3AC6F">
      <w:pPr>
        <w:pStyle w:val="ListParagraph"/>
        <w:numPr>
          <w:ilvl w:val="0"/>
          <w:numId w:val="22"/>
        </w:numPr>
      </w:pPr>
      <w:r w:rsidRPr="645647AF">
        <w:rPr>
          <w:b/>
          <w:bCs/>
        </w:rPr>
        <w:t xml:space="preserve">Look at the deployment catalogue and note down all the </w:t>
      </w:r>
      <w:commentRangeStart w:id="6"/>
      <w:commentRangeStart w:id="7"/>
      <w:commentRangeStart w:id="8"/>
      <w:r w:rsidRPr="645647AF">
        <w:rPr>
          <w:b/>
          <w:bCs/>
        </w:rPr>
        <w:t>metadata</w:t>
      </w:r>
      <w:commentRangeEnd w:id="6"/>
      <w:r w:rsidR="3BB699DC" w:rsidRPr="645647AF">
        <w:rPr>
          <w:rStyle w:val="CommentReference"/>
          <w:b/>
          <w:bCs/>
          <w:sz w:val="20"/>
          <w:szCs w:val="20"/>
        </w:rPr>
        <w:commentReference w:id="6"/>
      </w:r>
      <w:commentRangeEnd w:id="7"/>
      <w:r w:rsidRPr="645647AF">
        <w:rPr>
          <w:rStyle w:val="CommentReference"/>
          <w:b/>
          <w:bCs/>
          <w:sz w:val="20"/>
          <w:szCs w:val="20"/>
        </w:rPr>
        <w:commentReference w:id="7"/>
      </w:r>
      <w:commentRangeEnd w:id="8"/>
      <w:r w:rsidRPr="645647AF">
        <w:rPr>
          <w:rStyle w:val="CommentReference"/>
          <w:b/>
          <w:bCs/>
          <w:sz w:val="20"/>
          <w:szCs w:val="20"/>
        </w:rPr>
        <w:commentReference w:id="8"/>
      </w:r>
      <w:r w:rsidRPr="645647AF">
        <w:rPr>
          <w:b/>
          <w:bCs/>
        </w:rPr>
        <w:t xml:space="preserve"> about the deployment </w:t>
      </w:r>
      <w:r>
        <w:t>(who deployed, instruments fitted, what the instrument measured, etc)</w:t>
      </w:r>
      <w:r w:rsidR="3BB699DC">
        <w:br/>
      </w:r>
      <w:r w:rsidR="3BB699DC">
        <w:tab/>
      </w:r>
      <w:r w:rsidR="3BB699DC">
        <w:tab/>
      </w:r>
      <w:r w:rsidR="39C73C07">
        <w:t xml:space="preserve">ere is an example of </w:t>
      </w:r>
      <w:r w:rsidR="1BCFC79B">
        <w:t>m</w:t>
      </w:r>
      <w:r w:rsidR="39C73C07">
        <w:t>etadata</w:t>
      </w:r>
      <w:r w:rsidR="135938EB">
        <w:t xml:space="preserve"> for deployment 507</w:t>
      </w:r>
      <w:r w:rsidR="3BB699DC">
        <w:br/>
      </w:r>
      <w:r w:rsidR="54D11642">
        <w:t xml:space="preserve">               </w:t>
      </w:r>
      <w:hyperlink r:id="rId9">
        <w:r w:rsidR="54D11642" w:rsidRPr="645647AF">
          <w:rPr>
            <w:rStyle w:val="Hyperlink"/>
          </w:rPr>
          <w:t>The Metadata page</w:t>
        </w:r>
      </w:hyperlink>
    </w:p>
    <w:p w14:paraId="1908A443" w14:textId="6B52F8A1" w:rsidR="003109D4" w:rsidRPr="003109D4" w:rsidRDefault="3BB699DC" w:rsidP="003109D4">
      <w:pPr>
        <w:pStyle w:val="ListParagraph"/>
        <w:numPr>
          <w:ilvl w:val="1"/>
          <w:numId w:val="22"/>
        </w:numPr>
      </w:pPr>
      <w:r>
        <w:t>As you investigate, write down all the information that is missing or hard to find. This will be used for your explanation on the importance of good metadata.</w:t>
      </w:r>
    </w:p>
    <w:p w14:paraId="43D13052" w14:textId="0285115B" w:rsidR="131BF13C" w:rsidRDefault="7E980B61" w:rsidP="00140169">
      <w:pPr>
        <w:pStyle w:val="ListParagraph"/>
        <w:numPr>
          <w:ilvl w:val="1"/>
          <w:numId w:val="22"/>
        </w:numPr>
        <w:spacing w:before="0" w:after="0"/>
      </w:pPr>
      <w:r>
        <w:t>For example</w:t>
      </w:r>
      <w:ins w:id="9" w:author="Esther Turner" w:date="2026-09-16T13:10:00Z" w16du:dateUtc="2026-09-16T13:10:01Z">
        <w:r w:rsidR="6F0B17F5">
          <w:t>:</w:t>
        </w:r>
      </w:ins>
      <w:r w:rsidR="131BF13C">
        <w:br/>
      </w:r>
      <w:r w:rsidR="2123BE22">
        <w:t xml:space="preserve">Navigate to the </w:t>
      </w:r>
      <w:r w:rsidR="131BF13C">
        <w:fldChar w:fldCharType="begin"/>
      </w:r>
      <w:ins w:id="10" w:author="Magda Juarez Olaya" w:date="2026-09-17T11:15:00Z" w16du:dateUtc="2026-09-17T11:15:20Z">
        <w:r w:rsidR="131BF13C">
          <w:instrText xml:space="preserve">HYPERLINK "https://platforms.bodc.ac.uk/deployment-catalogue/" </w:instrText>
        </w:r>
      </w:ins>
      <w:del w:id="11" w:author="Magda Juarez Olaya" w:date="2026-09-17T11:15:00Z" w16du:dateUtc="2026-09-17T11:15:20Z">
        <w:r w:rsidR="131BF13C">
          <w:delInstrText>HYPERLINK "https://platforms.bodc.ac.uk/deployment-catalogue"</w:delInstrText>
        </w:r>
      </w:del>
      <w:r w:rsidR="131BF13C">
        <w:fldChar w:fldCharType="separate"/>
      </w:r>
      <w:r w:rsidR="2123BE22" w:rsidRPr="645647AF">
        <w:rPr>
          <w:rStyle w:val="Hyperlink"/>
        </w:rPr>
        <w:t>deployment catalogue</w:t>
      </w:r>
      <w:r w:rsidR="131BF13C">
        <w:fldChar w:fldCharType="end"/>
      </w:r>
      <w:r w:rsidR="131BF13C">
        <w:br/>
      </w:r>
      <w:r w:rsidR="3E2E4B25">
        <w:t>Select a Campaign</w:t>
      </w:r>
      <w:r w:rsidR="05ABB5D4">
        <w:t>,</w:t>
      </w:r>
      <w:r w:rsidR="3E2E4B25">
        <w:t xml:space="preserve"> for example </w:t>
      </w:r>
      <w:hyperlink r:id="rId10">
        <w:r w:rsidR="3E2E4B25" w:rsidRPr="645647AF">
          <w:rPr>
            <w:rStyle w:val="Hyperlink"/>
          </w:rPr>
          <w:t>“BIO-Carbon”</w:t>
        </w:r>
      </w:hyperlink>
    </w:p>
    <w:p w14:paraId="3227D00B" w14:textId="08438A58" w:rsidR="131BF13C" w:rsidRDefault="131BF13C" w:rsidP="00140169">
      <w:pPr>
        <w:pStyle w:val="NoSpacing"/>
        <w:spacing w:before="0"/>
        <w:ind w:left="1440"/>
      </w:pPr>
      <w:commentRangeStart w:id="12"/>
      <w:commentRangeStart w:id="13"/>
      <w:r w:rsidRPr="0AD3AC6F">
        <w:t xml:space="preserve">Navigate to the metadata page for </w:t>
      </w:r>
      <w:commentRangeEnd w:id="12"/>
      <w:r>
        <w:rPr>
          <w:rStyle w:val="CommentReference"/>
          <w:sz w:val="20"/>
          <w:szCs w:val="20"/>
        </w:rPr>
        <w:commentReference w:id="12"/>
      </w:r>
      <w:commentRangeEnd w:id="13"/>
      <w:r>
        <w:rPr>
          <w:rStyle w:val="CommentReference"/>
          <w:sz w:val="20"/>
          <w:szCs w:val="20"/>
        </w:rPr>
        <w:commentReference w:id="13"/>
      </w:r>
      <w:r w:rsidR="005740EC">
        <w:t>the platfor</w:t>
      </w:r>
      <w:r w:rsidR="00197A3B">
        <w:t>m name</w:t>
      </w:r>
      <w:hyperlink r:id="rId11" w:history="1">
        <w:r w:rsidR="00197A3B" w:rsidRPr="00BF25BD">
          <w:rPr>
            <w:rStyle w:val="Hyperlink"/>
          </w:rPr>
          <w:t xml:space="preserve"> “Cabot (unit_345)”</w:t>
        </w:r>
      </w:hyperlink>
    </w:p>
    <w:p w14:paraId="1523DB19" w14:textId="3E0D453B" w:rsidR="131BF13C" w:rsidRPr="00587EB0" w:rsidRDefault="131BF13C" w:rsidP="00587EB0">
      <w:pPr>
        <w:pStyle w:val="NoSpacing"/>
        <w:numPr>
          <w:ilvl w:val="2"/>
          <w:numId w:val="22"/>
        </w:numPr>
      </w:pPr>
      <w:r w:rsidRPr="00587EB0">
        <w:t>What instruments are on this deployment?</w:t>
      </w:r>
    </w:p>
    <w:p w14:paraId="362AF3A9" w14:textId="42E0FE97" w:rsidR="131BF13C" w:rsidRPr="00587EB0" w:rsidRDefault="7E980B61" w:rsidP="00587EB0">
      <w:pPr>
        <w:pStyle w:val="NoSpacing"/>
        <w:numPr>
          <w:ilvl w:val="2"/>
          <w:numId w:val="22"/>
        </w:numPr>
      </w:pPr>
      <w:r>
        <w:t xml:space="preserve">Describe the parameter </w:t>
      </w:r>
      <w:r w:rsidR="7A6A0988">
        <w:t>TEMP_DOXY</w:t>
      </w:r>
    </w:p>
    <w:p w14:paraId="5CC191C1" w14:textId="098D581C" w:rsidR="131BF13C" w:rsidRPr="00587EB0" w:rsidRDefault="131BF13C" w:rsidP="00587EB0">
      <w:pPr>
        <w:pStyle w:val="NoSpacing"/>
        <w:numPr>
          <w:ilvl w:val="2"/>
          <w:numId w:val="22"/>
        </w:numPr>
      </w:pPr>
      <w:r w:rsidRPr="00587EB0">
        <w:t>Who is the manufacturer of the Oxygen optode 4831 119</w:t>
      </w:r>
    </w:p>
    <w:p w14:paraId="74D22219" w14:textId="4330618B" w:rsidR="131BF13C" w:rsidRPr="00587EB0" w:rsidRDefault="131BF13C" w:rsidP="00587EB0">
      <w:pPr>
        <w:pStyle w:val="NoSpacing"/>
        <w:numPr>
          <w:ilvl w:val="2"/>
          <w:numId w:val="22"/>
        </w:numPr>
      </w:pPr>
      <w:r w:rsidRPr="00587EB0">
        <w:t xml:space="preserve">What is the model controlled </w:t>
      </w:r>
      <w:r w:rsidR="0A8C7A72" w:rsidRPr="00587EB0">
        <w:t>vocabulary</w:t>
      </w:r>
      <w:r w:rsidRPr="00587EB0">
        <w:t xml:space="preserve"> for the WETLABS FLBBCD-SLC 3325</w:t>
      </w:r>
    </w:p>
    <w:p w14:paraId="5C9894C6" w14:textId="77777777" w:rsidR="003109D4" w:rsidRDefault="00EE1FC2" w:rsidP="003109D4">
      <w:pPr>
        <w:pStyle w:val="ListParagraph"/>
        <w:numPr>
          <w:ilvl w:val="0"/>
          <w:numId w:val="22"/>
        </w:numPr>
        <w:rPr>
          <w:b/>
          <w:bCs/>
        </w:rPr>
      </w:pPr>
      <w:r w:rsidRPr="003109D4">
        <w:rPr>
          <w:b/>
          <w:bCs/>
        </w:rPr>
        <w:t>Use ERDDAP’s built in graphing tool</w:t>
      </w:r>
      <w:r w:rsidR="003109D4" w:rsidRPr="003109D4">
        <w:rPr>
          <w:b/>
          <w:bCs/>
        </w:rPr>
        <w:t xml:space="preserve"> and</w:t>
      </w:r>
      <w:r w:rsidRPr="003109D4">
        <w:rPr>
          <w:b/>
          <w:bCs/>
        </w:rPr>
        <w:t xml:space="preserve"> plot temperature vs depth and temperature vs time. Try to subset your data for a specific dat</w:t>
      </w:r>
      <w:r w:rsidR="003109D4" w:rsidRPr="003109D4">
        <w:rPr>
          <w:b/>
          <w:bCs/>
        </w:rPr>
        <w:t>e</w:t>
      </w:r>
      <w:r w:rsidRPr="003109D4">
        <w:rPr>
          <w:b/>
          <w:bCs/>
        </w:rPr>
        <w:t xml:space="preserve"> range so you can read the graphs</w:t>
      </w:r>
    </w:p>
    <w:p w14:paraId="61429CB9" w14:textId="77777777" w:rsidR="0018077F" w:rsidRDefault="6FE0DA1A" w:rsidP="0AD3AC6F">
      <w:pPr>
        <w:pStyle w:val="NoSpacing"/>
        <w:numPr>
          <w:ilvl w:val="0"/>
          <w:numId w:val="2"/>
        </w:numPr>
      </w:pPr>
      <w:r>
        <w:t>L</w:t>
      </w:r>
      <w:r w:rsidR="4DDF5AAC">
        <w:t>ook for patterns in your graphs</w:t>
      </w:r>
      <w:r>
        <w:t>.</w:t>
      </w:r>
    </w:p>
    <w:p w14:paraId="06315D69" w14:textId="66B46BA8" w:rsidR="3D860428" w:rsidRDefault="3D860428" w:rsidP="0AD3AC6F">
      <w:pPr>
        <w:pStyle w:val="NoSpacing"/>
        <w:ind w:firstLine="720"/>
      </w:pPr>
      <w:r>
        <w:t>For example:</w:t>
      </w:r>
    </w:p>
    <w:p w14:paraId="60339522" w14:textId="2BF67A07" w:rsidR="3D860428" w:rsidRDefault="3D860428" w:rsidP="0AD3AC6F">
      <w:pPr>
        <w:pStyle w:val="ListParagraph"/>
        <w:numPr>
          <w:ilvl w:val="1"/>
          <w:numId w:val="22"/>
        </w:numPr>
      </w:pPr>
      <w:r w:rsidRPr="0AD3AC6F">
        <w:t xml:space="preserve">Navigate to </w:t>
      </w:r>
      <w:hyperlink r:id="rId12">
        <w:r w:rsidRPr="0AD3AC6F">
          <w:t>https://linkedsystems.uk/erddap/tabledap/Bowmore_712_R.graph</w:t>
        </w:r>
      </w:hyperlink>
    </w:p>
    <w:p w14:paraId="3F564F74" w14:textId="19F5B3B0" w:rsidR="3D860428" w:rsidRDefault="3D860428" w:rsidP="0AD3AC6F">
      <w:pPr>
        <w:pStyle w:val="ListParagraph"/>
        <w:numPr>
          <w:ilvl w:val="1"/>
          <w:numId w:val="22"/>
        </w:numPr>
      </w:pPr>
      <w:r w:rsidRPr="0AD3AC6F">
        <w:t>Navigate to AtlantiS sg605 (deployment 712) real-time seaglider data.</w:t>
      </w:r>
    </w:p>
    <w:p w14:paraId="03F83970" w14:textId="6A01C431" w:rsidR="3D860428" w:rsidRDefault="3D860428" w:rsidP="0AD3AC6F">
      <w:pPr>
        <w:pStyle w:val="ListParagraph"/>
        <w:numPr>
          <w:ilvl w:val="1"/>
          <w:numId w:val="22"/>
        </w:numPr>
      </w:pPr>
      <w:commentRangeStart w:id="14"/>
      <w:commentRangeStart w:id="15"/>
      <w:r w:rsidRPr="0AD3AC6F">
        <w:lastRenderedPageBreak/>
        <w:t>Use the graph</w:t>
      </w:r>
      <w:commentRangeEnd w:id="14"/>
      <w:r w:rsidRPr="0AD3AC6F">
        <w:rPr>
          <w:rStyle w:val="CommentReference"/>
          <w:sz w:val="20"/>
          <w:szCs w:val="20"/>
        </w:rPr>
        <w:commentReference w:id="14"/>
      </w:r>
      <w:commentRangeEnd w:id="15"/>
      <w:r w:rsidRPr="0AD3AC6F">
        <w:rPr>
          <w:rStyle w:val="CommentReference"/>
          <w:sz w:val="20"/>
          <w:szCs w:val="20"/>
        </w:rPr>
        <w:commentReference w:id="15"/>
      </w:r>
      <w:r w:rsidRPr="0AD3AC6F">
        <w:t xml:space="preserve"> to find the maximum depth on this deployment?</w:t>
      </w:r>
    </w:p>
    <w:p w14:paraId="2EC8FADE" w14:textId="79BDA740" w:rsidR="3D860428" w:rsidRDefault="3D860428" w:rsidP="0AD3AC6F">
      <w:pPr>
        <w:pStyle w:val="ListParagraph"/>
        <w:numPr>
          <w:ilvl w:val="1"/>
          <w:numId w:val="22"/>
        </w:numPr>
      </w:pPr>
      <w:r w:rsidRPr="0AD3AC6F">
        <w:t>Use the graph to find the temperature range between the 3rd and 5th March</w:t>
      </w:r>
    </w:p>
    <w:p w14:paraId="56031D02" w14:textId="68DDBF3D" w:rsidR="0AD3AC6F" w:rsidRDefault="00FE5579" w:rsidP="0AD3AC6F">
      <w:pPr>
        <w:pStyle w:val="ListParagraph"/>
        <w:ind w:left="2160"/>
      </w:pPr>
      <w:hyperlink w:anchor="GRAPH_ERDDAP" w:history="1">
        <w:r w:rsidRPr="007D1C8B">
          <w:rPr>
            <w:rStyle w:val="Hyperlink"/>
          </w:rPr>
          <w:t xml:space="preserve">Here is the link </w:t>
        </w:r>
        <w:r w:rsidR="00AB4AD5" w:rsidRPr="007D1C8B">
          <w:rPr>
            <w:rStyle w:val="Hyperlink"/>
          </w:rPr>
          <w:t>to an example to view graphs generated by ERDDAP</w:t>
        </w:r>
      </w:hyperlink>
    </w:p>
    <w:p w14:paraId="1ABE3F57" w14:textId="6EAE31FB" w:rsidR="0018077F" w:rsidRDefault="3BB699DC" w:rsidP="003109D4">
      <w:pPr>
        <w:pStyle w:val="ListParagraph"/>
        <w:numPr>
          <w:ilvl w:val="1"/>
          <w:numId w:val="22"/>
        </w:numPr>
      </w:pPr>
      <w:r>
        <w:t>Do you notice any thermocline (boundary between warmer and colder temperature)?</w:t>
      </w:r>
    </w:p>
    <w:p w14:paraId="620C295E" w14:textId="7ACF0F7F" w:rsidR="0018077F" w:rsidRDefault="3BB699DC" w:rsidP="003109D4">
      <w:pPr>
        <w:pStyle w:val="ListParagraph"/>
        <w:numPr>
          <w:ilvl w:val="1"/>
          <w:numId w:val="22"/>
        </w:numPr>
      </w:pPr>
      <w:r>
        <w:t>How is the temperature changing? Is it random over weeks or over days?</w:t>
      </w:r>
    </w:p>
    <w:p w14:paraId="1BA4A87B" w14:textId="43C7E474" w:rsidR="003109D4" w:rsidRPr="003109D4" w:rsidRDefault="3BB699DC" w:rsidP="003109D4">
      <w:pPr>
        <w:pStyle w:val="ListParagraph"/>
        <w:numPr>
          <w:ilvl w:val="1"/>
          <w:numId w:val="22"/>
        </w:numPr>
      </w:pPr>
      <w:r>
        <w:t>How do you think this affects animals that live at that depth?</w:t>
      </w:r>
    </w:p>
    <w:p w14:paraId="1EA559FC" w14:textId="4F954962" w:rsidR="00A55C82" w:rsidRDefault="3BB699DC" w:rsidP="003109D4">
      <w:pPr>
        <w:pStyle w:val="ListParagraph"/>
        <w:numPr>
          <w:ilvl w:val="0"/>
          <w:numId w:val="22"/>
        </w:numPr>
        <w:rPr>
          <w:b/>
          <w:bCs/>
        </w:rPr>
      </w:pPr>
      <w:r w:rsidRPr="0AD3AC6F">
        <w:rPr>
          <w:b/>
          <w:bCs/>
        </w:rPr>
        <w:t>If you have attended the Python session</w:t>
      </w:r>
    </w:p>
    <w:p w14:paraId="1785FA1C" w14:textId="64D3A233" w:rsidR="003109D4" w:rsidRPr="003109D4" w:rsidRDefault="6029DE9F" w:rsidP="002E03A5">
      <w:pPr>
        <w:pStyle w:val="ListParagraph"/>
        <w:numPr>
          <w:ilvl w:val="1"/>
          <w:numId w:val="22"/>
        </w:numPr>
        <w:spacing w:before="0" w:after="0"/>
      </w:pPr>
      <w:r>
        <w:t xml:space="preserve"> Export a small subset of your chosen data to a csv file</w:t>
      </w:r>
      <w:r w:rsidR="0BF9987C">
        <w:t xml:space="preserve"> from ERDDAP. </w:t>
      </w:r>
      <w:r w:rsidR="47A39718">
        <w:t>R</w:t>
      </w:r>
      <w:hyperlink w:anchor="ERDDAP" w:history="1">
        <w:r w:rsidR="0BF9987C" w:rsidRPr="645647AF">
          <w:rPr>
            <w:rStyle w:val="Hyperlink"/>
          </w:rPr>
          <w:t>efer to the ERDDAP section below</w:t>
        </w:r>
      </w:hyperlink>
    </w:p>
    <w:p w14:paraId="13A9995C" w14:textId="76F107F9" w:rsidR="003109D4" w:rsidRDefault="3BB699DC" w:rsidP="002E03A5">
      <w:pPr>
        <w:pStyle w:val="ListParagraph"/>
        <w:numPr>
          <w:ilvl w:val="1"/>
          <w:numId w:val="22"/>
        </w:numPr>
        <w:spacing w:before="0" w:after="0"/>
        <w:rPr>
          <w:ins w:id="16" w:author="Vidya Krishnan" w:date="2026-09-21T11:47:00Z" w16du:dateUtc="2026-09-21T10:47:00Z"/>
        </w:rPr>
      </w:pPr>
      <w:commentRangeStart w:id="17"/>
      <w:commentRangeStart w:id="18"/>
      <w:r>
        <w:t>Use python packages</w:t>
      </w:r>
      <w:r w:rsidR="3D2B76B7">
        <w:t xml:space="preserve"> such as</w:t>
      </w:r>
      <w:r w:rsidR="135D6CB6">
        <w:t xml:space="preserve"> </w:t>
      </w:r>
      <w:commentRangeEnd w:id="17"/>
      <w:r w:rsidR="003109D4">
        <w:rPr>
          <w:rStyle w:val="CommentReference"/>
          <w:sz w:val="20"/>
          <w:szCs w:val="20"/>
        </w:rPr>
        <w:commentReference w:id="17"/>
      </w:r>
      <w:commentRangeEnd w:id="18"/>
      <w:r>
        <w:rPr>
          <w:rStyle w:val="CommentReference"/>
          <w:sz w:val="20"/>
          <w:szCs w:val="20"/>
        </w:rPr>
        <w:commentReference w:id="18"/>
      </w:r>
      <w:r w:rsidR="054EEB4D">
        <w:t xml:space="preserve">matplotlib to plot graphs such as temperature vs depth, temperature vs time </w:t>
      </w:r>
      <w:r w:rsidR="57F08C98">
        <w:t>or two depths compared side by side for the same time axis.</w:t>
      </w:r>
    </w:p>
    <w:p w14:paraId="5770462B" w14:textId="77777777" w:rsidR="00F444BD" w:rsidRPr="00F444BD" w:rsidRDefault="00F444BD" w:rsidP="00222400">
      <w:pPr>
        <w:pStyle w:val="ListParagraph"/>
        <w:numPr>
          <w:ilvl w:val="0"/>
          <w:numId w:val="22"/>
        </w:numPr>
        <w:spacing w:before="0" w:after="0"/>
        <w:rPr>
          <w:ins w:id="19" w:author="Vidya Krishnan" w:date="2026-09-21T11:49:00Z" w16du:dateUtc="2026-09-21T10:49:00Z"/>
          <w:b/>
          <w:bCs/>
          <w:rPrChange w:id="20" w:author="Vidya Krishnan" w:date="2026-09-21T11:49:00Z" w16du:dateUtc="2026-09-21T10:49:00Z">
            <w:rPr>
              <w:ins w:id="21" w:author="Vidya Krishnan" w:date="2026-09-21T11:49:00Z" w16du:dateUtc="2026-09-21T10:49:00Z"/>
            </w:rPr>
          </w:rPrChange>
        </w:rPr>
      </w:pPr>
      <w:ins w:id="22" w:author="Vidya Krishnan" w:date="2026-09-21T11:49:00Z" w16du:dateUtc="2026-09-21T10:49:00Z">
        <w:r w:rsidRPr="00F444BD">
          <w:rPr>
            <w:b/>
            <w:bCs/>
            <w:rPrChange w:id="23" w:author="Vidya Krishnan" w:date="2026-09-21T11:49:00Z" w16du:dateUtc="2026-09-21T10:49:00Z">
              <w:rPr/>
            </w:rPrChange>
          </w:rPr>
          <w:t>Using LLMs</w:t>
        </w:r>
      </w:ins>
    </w:p>
    <w:p w14:paraId="54E578B7" w14:textId="072FFFAD" w:rsidR="00222400" w:rsidRPr="005059F2" w:rsidRDefault="00222400" w:rsidP="00F444BD">
      <w:pPr>
        <w:pStyle w:val="ListParagraph"/>
        <w:numPr>
          <w:ilvl w:val="1"/>
          <w:numId w:val="22"/>
        </w:numPr>
        <w:spacing w:before="0" w:after="0"/>
      </w:pPr>
      <w:ins w:id="24" w:author="Vidya Krishnan" w:date="2026-09-21T11:47:00Z" w16du:dateUtc="2026-09-21T10:47:00Z">
        <w:r>
          <w:t xml:space="preserve">If you have completed the challenge </w:t>
        </w:r>
        <w:r w:rsidR="005B69DA">
          <w:t>by exp</w:t>
        </w:r>
      </w:ins>
      <w:ins w:id="25" w:author="Vidya Krishnan" w:date="2026-09-21T11:48:00Z" w16du:dateUtc="2026-09-21T10:48:00Z">
        <w:r w:rsidR="005B69DA">
          <w:t>loring the datasets using Python, you could explore</w:t>
        </w:r>
        <w:r w:rsidR="00AF0D3C">
          <w:t xml:space="preserve"> using LLMs to </w:t>
        </w:r>
        <w:r w:rsidR="001C1098">
          <w:t xml:space="preserve">extract details of the datasets and compare with </w:t>
        </w:r>
        <w:r w:rsidR="00F444BD">
          <w:t>your results</w:t>
        </w:r>
      </w:ins>
      <w:ins w:id="26" w:author="Vidya Krishnan" w:date="2026-09-21T11:48:00Z">
        <w:r w:rsidR="005B69DA" w:rsidRPr="005B69DA">
          <w:t>.</w:t>
        </w:r>
      </w:ins>
    </w:p>
    <w:p w14:paraId="43EC3A0D" w14:textId="2524AD68" w:rsidR="00796ADD" w:rsidRPr="007B56C1" w:rsidRDefault="00796ADD" w:rsidP="007B56C1">
      <w:pPr>
        <w:pStyle w:val="Heading2"/>
        <w:rPr>
          <w:rStyle w:val="Heading2Char"/>
          <w:caps/>
          <w:shd w:val="clear" w:color="auto" w:fill="auto"/>
        </w:rPr>
      </w:pPr>
      <w:r w:rsidRPr="007B56C1">
        <w:rPr>
          <w:rStyle w:val="Heading2Char"/>
          <w:caps/>
          <w:shd w:val="clear" w:color="auto" w:fill="auto"/>
        </w:rPr>
        <w:t>Poster to include</w:t>
      </w:r>
    </w:p>
    <w:p w14:paraId="2DA8ECCA" w14:textId="420DB1D7" w:rsidR="00796ADD" w:rsidRDefault="3BB699DC" w:rsidP="002E03A5">
      <w:pPr>
        <w:pStyle w:val="ListParagraph"/>
        <w:numPr>
          <w:ilvl w:val="0"/>
          <w:numId w:val="24"/>
        </w:numPr>
        <w:spacing w:before="0" w:after="0"/>
        <w:rPr>
          <w:b/>
          <w:bCs/>
        </w:rPr>
      </w:pPr>
      <w:r w:rsidRPr="0AD3AC6F">
        <w:rPr>
          <w:b/>
          <w:bCs/>
        </w:rPr>
        <w:t xml:space="preserve">Mission fact file – deployment name, dates, campaign details, </w:t>
      </w:r>
      <w:commentRangeStart w:id="27"/>
      <w:commentRangeStart w:id="28"/>
      <w:commentRangeStart w:id="29"/>
      <w:commentRangeStart w:id="30"/>
      <w:r w:rsidRPr="0AD3AC6F">
        <w:rPr>
          <w:b/>
          <w:bCs/>
        </w:rPr>
        <w:t>P</w:t>
      </w:r>
      <w:r w:rsidR="76D8769C" w:rsidRPr="0AD3AC6F">
        <w:rPr>
          <w:b/>
          <w:bCs/>
        </w:rPr>
        <w:t xml:space="preserve">rincipal </w:t>
      </w:r>
      <w:r w:rsidRPr="0AD3AC6F">
        <w:rPr>
          <w:b/>
          <w:bCs/>
        </w:rPr>
        <w:t>I</w:t>
      </w:r>
      <w:r w:rsidR="3E5AC5A8" w:rsidRPr="0AD3AC6F">
        <w:rPr>
          <w:b/>
          <w:bCs/>
        </w:rPr>
        <w:t>nvestigator</w:t>
      </w:r>
      <w:r w:rsidRPr="0AD3AC6F">
        <w:rPr>
          <w:b/>
          <w:bCs/>
        </w:rPr>
        <w:t xml:space="preserve"> </w:t>
      </w:r>
      <w:commentRangeEnd w:id="27"/>
      <w:r w:rsidR="00796ADD">
        <w:rPr>
          <w:rStyle w:val="CommentReference"/>
          <w:b/>
          <w:bCs/>
          <w:sz w:val="20"/>
          <w:szCs w:val="20"/>
        </w:rPr>
        <w:commentReference w:id="27"/>
      </w:r>
      <w:commentRangeEnd w:id="28"/>
      <w:r>
        <w:rPr>
          <w:rStyle w:val="CommentReference"/>
          <w:b/>
          <w:bCs/>
          <w:sz w:val="20"/>
          <w:szCs w:val="20"/>
        </w:rPr>
        <w:commentReference w:id="28"/>
      </w:r>
      <w:commentRangeEnd w:id="29"/>
      <w:r>
        <w:rPr>
          <w:rStyle w:val="CommentReference"/>
          <w:b/>
          <w:bCs/>
          <w:sz w:val="20"/>
          <w:szCs w:val="20"/>
        </w:rPr>
        <w:commentReference w:id="29"/>
      </w:r>
      <w:commentRangeEnd w:id="30"/>
      <w:r>
        <w:rPr>
          <w:rStyle w:val="CommentReference"/>
          <w:b/>
          <w:bCs/>
          <w:sz w:val="20"/>
          <w:szCs w:val="20"/>
        </w:rPr>
        <w:commentReference w:id="30"/>
      </w:r>
    </w:p>
    <w:p w14:paraId="3CA00B83" w14:textId="0117447C" w:rsidR="0018077F" w:rsidRDefault="3BB699DC" w:rsidP="002E03A5">
      <w:pPr>
        <w:pStyle w:val="ListParagraph"/>
        <w:numPr>
          <w:ilvl w:val="0"/>
          <w:numId w:val="24"/>
        </w:numPr>
        <w:spacing w:before="0" w:after="0"/>
        <w:rPr>
          <w:b/>
          <w:bCs/>
        </w:rPr>
      </w:pPr>
      <w:r w:rsidRPr="0AD3AC6F">
        <w:rPr>
          <w:b/>
          <w:bCs/>
        </w:rPr>
        <w:t>Missing or hard to find metadata which is important</w:t>
      </w:r>
    </w:p>
    <w:p w14:paraId="4CFEC215" w14:textId="5964944D" w:rsidR="00796ADD" w:rsidRDefault="00796ADD" w:rsidP="002E03A5">
      <w:pPr>
        <w:pStyle w:val="ListParagraph"/>
        <w:numPr>
          <w:ilvl w:val="0"/>
          <w:numId w:val="24"/>
        </w:numPr>
        <w:spacing w:before="0" w:after="0"/>
        <w:rPr>
          <w:b/>
          <w:bCs/>
        </w:rPr>
      </w:pPr>
      <w:r>
        <w:rPr>
          <w:b/>
          <w:bCs/>
        </w:rPr>
        <w:t>A map of where the glider travelled</w:t>
      </w:r>
    </w:p>
    <w:p w14:paraId="71184FA9" w14:textId="13E9FEA7" w:rsidR="00796ADD" w:rsidRDefault="00796ADD" w:rsidP="002E03A5">
      <w:pPr>
        <w:pStyle w:val="ListParagraph"/>
        <w:numPr>
          <w:ilvl w:val="0"/>
          <w:numId w:val="24"/>
        </w:numPr>
        <w:spacing w:before="0" w:after="0"/>
        <w:rPr>
          <w:b/>
          <w:bCs/>
        </w:rPr>
      </w:pPr>
      <w:r>
        <w:rPr>
          <w:b/>
          <w:bCs/>
        </w:rPr>
        <w:t>At least 1 graph of real data with some simple explanation</w:t>
      </w:r>
    </w:p>
    <w:p w14:paraId="752E8DCB" w14:textId="5E5E3317" w:rsidR="00796ADD" w:rsidRPr="00796ADD" w:rsidRDefault="3BB699DC" w:rsidP="002E03A5">
      <w:pPr>
        <w:pStyle w:val="ListParagraph"/>
        <w:numPr>
          <w:ilvl w:val="0"/>
          <w:numId w:val="24"/>
        </w:numPr>
        <w:spacing w:before="0" w:after="0"/>
        <w:rPr>
          <w:b/>
          <w:bCs/>
        </w:rPr>
      </w:pPr>
      <w:r w:rsidRPr="0AD3AC6F">
        <w:rPr>
          <w:b/>
          <w:bCs/>
        </w:rPr>
        <w:t>A summary of what the mission was about. For example, what was the scientist trying to find or what was discovered.</w:t>
      </w:r>
    </w:p>
    <w:p w14:paraId="1E01F116" w14:textId="18B15EB7" w:rsidR="10032B3A" w:rsidRDefault="4A6A3F97" w:rsidP="10032B3A">
      <w:pPr>
        <w:pStyle w:val="ListParagraph"/>
        <w:numPr>
          <w:ilvl w:val="0"/>
          <w:numId w:val="24"/>
        </w:numPr>
        <w:spacing w:before="0" w:after="0"/>
        <w:rPr>
          <w:b/>
          <w:bCs/>
        </w:rPr>
      </w:pPr>
      <w:r w:rsidRPr="0AD3AC6F">
        <w:rPr>
          <w:b/>
          <w:bCs/>
        </w:rPr>
        <w:t>References to sources</w:t>
      </w:r>
    </w:p>
    <w:p w14:paraId="085DD4DC" w14:textId="73F2DB37" w:rsidR="0AD3AC6F" w:rsidRDefault="0AD3AC6F" w:rsidP="0AD3AC6F">
      <w:pPr>
        <w:spacing w:before="0" w:after="0"/>
        <w:rPr>
          <w:b/>
          <w:bCs/>
        </w:rPr>
      </w:pPr>
    </w:p>
    <w:tbl>
      <w:tblPr>
        <w:tblStyle w:val="TableGrid"/>
        <w:tblW w:w="10031" w:type="dxa"/>
        <w:tblInd w:w="-168" w:type="dxa"/>
        <w:tblLayout w:type="fixed"/>
        <w:tblLook w:val="0000" w:firstRow="0" w:lastRow="0" w:firstColumn="0" w:lastColumn="0" w:noHBand="0" w:noVBand="0"/>
      </w:tblPr>
      <w:tblGrid>
        <w:gridCol w:w="2802"/>
        <w:gridCol w:w="7229"/>
      </w:tblGrid>
      <w:tr w:rsidR="005059F2" w:rsidRPr="005059F2" w14:paraId="09EC1453" w14:textId="77777777" w:rsidTr="0AD3AC6F">
        <w:trPr>
          <w:trHeight w:val="20"/>
        </w:trPr>
        <w:tc>
          <w:tcPr>
            <w:tcW w:w="2802" w:type="dxa"/>
          </w:tcPr>
          <w:p w14:paraId="78902A91" w14:textId="77777777" w:rsidR="005059F2" w:rsidRPr="005059F2" w:rsidRDefault="005059F2" w:rsidP="0018077F">
            <w:pPr>
              <w:spacing w:line="259" w:lineRule="auto"/>
            </w:pPr>
            <w:r w:rsidRPr="005059F2">
              <w:rPr>
                <w:b/>
                <w:bCs/>
              </w:rPr>
              <w:t xml:space="preserve">Resource Materials: Focus </w:t>
            </w:r>
          </w:p>
        </w:tc>
        <w:tc>
          <w:tcPr>
            <w:tcW w:w="7229" w:type="dxa"/>
          </w:tcPr>
          <w:p w14:paraId="4DBDEAF8" w14:textId="77777777" w:rsidR="005059F2" w:rsidRPr="005059F2" w:rsidRDefault="005059F2" w:rsidP="0018077F">
            <w:pPr>
              <w:spacing w:line="259" w:lineRule="auto"/>
            </w:pPr>
            <w:r w:rsidRPr="005059F2">
              <w:rPr>
                <w:b/>
                <w:bCs/>
              </w:rPr>
              <w:t xml:space="preserve">Link </w:t>
            </w:r>
          </w:p>
        </w:tc>
      </w:tr>
      <w:tr w:rsidR="005059F2" w:rsidRPr="005059F2" w14:paraId="7DA53832" w14:textId="77777777" w:rsidTr="0AD3AC6F">
        <w:trPr>
          <w:trHeight w:val="20"/>
        </w:trPr>
        <w:tc>
          <w:tcPr>
            <w:tcW w:w="2802" w:type="dxa"/>
          </w:tcPr>
          <w:p w14:paraId="40D45AAA" w14:textId="3A20B0A8" w:rsidR="005059F2" w:rsidRPr="005059F2" w:rsidRDefault="00796ADD" w:rsidP="0018077F">
            <w:pPr>
              <w:spacing w:line="259" w:lineRule="auto"/>
            </w:pPr>
            <w:r>
              <w:t>BODC Deployment catalogue</w:t>
            </w:r>
          </w:p>
        </w:tc>
        <w:tc>
          <w:tcPr>
            <w:tcW w:w="7229" w:type="dxa"/>
          </w:tcPr>
          <w:p w14:paraId="2DA71389" w14:textId="348F65CE" w:rsidR="005059F2" w:rsidRPr="005059F2" w:rsidRDefault="00796ADD" w:rsidP="0018077F">
            <w:pPr>
              <w:spacing w:line="259" w:lineRule="auto"/>
            </w:pPr>
            <w:hyperlink r:id="rId13" w:history="1">
              <w:r w:rsidRPr="00796ADD">
                <w:rPr>
                  <w:rStyle w:val="Hyperlink"/>
                </w:rPr>
                <w:t>Deployment Catalogue</w:t>
              </w:r>
            </w:hyperlink>
          </w:p>
        </w:tc>
      </w:tr>
      <w:tr w:rsidR="00E85A28" w:rsidRPr="005059F2" w14:paraId="285A0A7E" w14:textId="77777777" w:rsidTr="0AD3AC6F">
        <w:trPr>
          <w:trHeight w:val="20"/>
        </w:trPr>
        <w:tc>
          <w:tcPr>
            <w:tcW w:w="2802" w:type="dxa"/>
          </w:tcPr>
          <w:p w14:paraId="440E3CA1" w14:textId="013A3BEF" w:rsidR="00E85A28" w:rsidRDefault="00E85A28" w:rsidP="0018077F">
            <w:pPr>
              <w:spacing w:line="259" w:lineRule="auto"/>
            </w:pPr>
            <w:r>
              <w:t>BODC’s ERDDAP server</w:t>
            </w:r>
          </w:p>
        </w:tc>
        <w:tc>
          <w:tcPr>
            <w:tcW w:w="7229" w:type="dxa"/>
          </w:tcPr>
          <w:p w14:paraId="7138BA90" w14:textId="55E5AB13" w:rsidR="00E85A28" w:rsidRPr="00796ADD" w:rsidRDefault="00E85A28" w:rsidP="0018077F">
            <w:pPr>
              <w:spacing w:line="259" w:lineRule="auto"/>
            </w:pPr>
            <w:r>
              <w:t>Linkedsystems.uk/erddap</w:t>
            </w:r>
          </w:p>
        </w:tc>
      </w:tr>
      <w:tr w:rsidR="00E85A28" w:rsidRPr="005059F2" w14:paraId="3D0E941D" w14:textId="77777777" w:rsidTr="0AD3AC6F">
        <w:trPr>
          <w:trHeight w:val="20"/>
        </w:trPr>
        <w:tc>
          <w:tcPr>
            <w:tcW w:w="2802" w:type="dxa"/>
          </w:tcPr>
          <w:p w14:paraId="08849A99" w14:textId="7D598EDF" w:rsidR="00E85A28" w:rsidRDefault="00E85A28" w:rsidP="0018077F">
            <w:pPr>
              <w:spacing w:line="259" w:lineRule="auto"/>
            </w:pPr>
            <w:r>
              <w:t>How ERDDAP works</w:t>
            </w:r>
          </w:p>
        </w:tc>
        <w:tc>
          <w:tcPr>
            <w:tcW w:w="7229" w:type="dxa"/>
          </w:tcPr>
          <w:p w14:paraId="622B9561" w14:textId="77777777" w:rsidR="00E85A28" w:rsidRDefault="00E85A28" w:rsidP="0018077F">
            <w:pPr>
              <w:spacing w:line="259" w:lineRule="auto"/>
            </w:pPr>
          </w:p>
        </w:tc>
      </w:tr>
      <w:tr w:rsidR="00796ADD" w:rsidRPr="005059F2" w14:paraId="0BD56B14" w14:textId="77777777" w:rsidTr="0AD3AC6F">
        <w:trPr>
          <w:trHeight w:val="20"/>
        </w:trPr>
        <w:tc>
          <w:tcPr>
            <w:tcW w:w="2802" w:type="dxa"/>
          </w:tcPr>
          <w:p w14:paraId="600A0176" w14:textId="3AC8F165" w:rsidR="00796ADD" w:rsidRDefault="00796ADD" w:rsidP="0018077F">
            <w:r>
              <w:t>Example of ERDDAP graph</w:t>
            </w:r>
          </w:p>
        </w:tc>
        <w:tc>
          <w:tcPr>
            <w:tcW w:w="7229" w:type="dxa"/>
          </w:tcPr>
          <w:p w14:paraId="7AE705C6" w14:textId="6AD1DAED" w:rsidR="0009257E" w:rsidRPr="00796ADD" w:rsidRDefault="0009257E" w:rsidP="0018077F">
            <w:hyperlink r:id="rId14" w:history="1">
              <w:r w:rsidRPr="0009257E">
                <w:rPr>
                  <w:rStyle w:val="Hyperlink"/>
                </w:rPr>
                <w:t>ERDDAP - AtlantiS sg605 (deployment 712) real-time seaglider data - Make A Graph</w:t>
              </w:r>
            </w:hyperlink>
          </w:p>
        </w:tc>
      </w:tr>
      <w:tr w:rsidR="0009257E" w:rsidRPr="005059F2" w14:paraId="166918C7" w14:textId="77777777" w:rsidTr="0AD3AC6F">
        <w:trPr>
          <w:trHeight w:val="20"/>
        </w:trPr>
        <w:tc>
          <w:tcPr>
            <w:tcW w:w="2802" w:type="dxa"/>
          </w:tcPr>
          <w:p w14:paraId="0F42EA93" w14:textId="2D5D7381" w:rsidR="0009257E" w:rsidRDefault="0009257E" w:rsidP="0018077F">
            <w:r>
              <w:t>Glider information</w:t>
            </w:r>
          </w:p>
        </w:tc>
        <w:tc>
          <w:tcPr>
            <w:tcW w:w="7229" w:type="dxa"/>
          </w:tcPr>
          <w:p w14:paraId="152DBAEF" w14:textId="4C04853A" w:rsidR="0009257E" w:rsidRPr="0009257E" w:rsidRDefault="0009257E" w:rsidP="0018077F">
            <w:hyperlink r:id="rId15" w:history="1">
              <w:r w:rsidRPr="0009257E">
                <w:rPr>
                  <w:rStyle w:val="Hyperlink"/>
                </w:rPr>
                <w:t>EGC European Glider Community - European Glider Community</w:t>
              </w:r>
            </w:hyperlink>
          </w:p>
        </w:tc>
      </w:tr>
      <w:tr w:rsidR="0009257E" w:rsidRPr="005059F2" w14:paraId="79387CA5" w14:textId="77777777" w:rsidTr="0AD3AC6F">
        <w:trPr>
          <w:trHeight w:val="20"/>
        </w:trPr>
        <w:tc>
          <w:tcPr>
            <w:tcW w:w="2802" w:type="dxa"/>
          </w:tcPr>
          <w:p w14:paraId="06D4B46E" w14:textId="7B0077DD" w:rsidR="0009257E" w:rsidRDefault="0009257E" w:rsidP="0018077F">
            <w:r>
              <w:t>Webinars and videos from Glider community</w:t>
            </w:r>
          </w:p>
        </w:tc>
        <w:tc>
          <w:tcPr>
            <w:tcW w:w="7229" w:type="dxa"/>
          </w:tcPr>
          <w:p w14:paraId="291A83A1" w14:textId="1BA227B1" w:rsidR="0009257E" w:rsidRPr="0009257E" w:rsidRDefault="0009257E" w:rsidP="0018077F">
            <w:hyperlink r:id="rId16" w:history="1">
              <w:r w:rsidRPr="0009257E">
                <w:rPr>
                  <w:rStyle w:val="Hyperlink"/>
                </w:rPr>
                <w:t>WEBINARS - European Glider Community</w:t>
              </w:r>
            </w:hyperlink>
          </w:p>
        </w:tc>
      </w:tr>
    </w:tbl>
    <w:p w14:paraId="74CAAC47" w14:textId="6278B713" w:rsidR="0AD3AC6F" w:rsidRDefault="0AD3AC6F" w:rsidP="0AD3AC6F">
      <w:pPr>
        <w:rPr>
          <w:rStyle w:val="Heading2Char"/>
        </w:rPr>
      </w:pPr>
    </w:p>
    <w:p w14:paraId="0C43156A" w14:textId="3B891071" w:rsidR="005F20D7" w:rsidRDefault="619F32E2" w:rsidP="0AD3AC6F">
      <w:pPr>
        <w:pStyle w:val="Heading2"/>
      </w:pPr>
      <w:commentRangeStart w:id="31"/>
      <w:commentRangeStart w:id="32"/>
      <w:commentRangeStart w:id="33"/>
      <w:r w:rsidRPr="007B56C1">
        <w:t>Starter code</w:t>
      </w:r>
      <w:r w:rsidRPr="007D634B">
        <w:t xml:space="preserve"> </w:t>
      </w:r>
    </w:p>
    <w:p w14:paraId="21CFD334" w14:textId="494614AF" w:rsidR="00D72475" w:rsidRDefault="007D634B" w:rsidP="0AD3AC6F">
      <w:pPr>
        <w:rPr>
          <w:ins w:id="34" w:author="Vidya Krishnan" w:date="2026-09-17T11:26:00Z" w16du:dateUtc="2026-09-17T11:26:21Z"/>
        </w:rPr>
      </w:pPr>
      <w:r>
        <w:br/>
      </w:r>
      <w:hyperlink w:anchor="Jupyter_Notebook" w:history="1">
        <w:r w:rsidR="350D52EC" w:rsidRPr="645647AF">
          <w:rPr>
            <w:rStyle w:val="Hyperlink"/>
          </w:rPr>
          <w:t>Refer the jupyter notebook</w:t>
        </w:r>
      </w:hyperlink>
      <w:r w:rsidR="350D52EC">
        <w:t xml:space="preserve"> for a </w:t>
      </w:r>
      <w:r w:rsidR="7D780126">
        <w:t xml:space="preserve">starter code to </w:t>
      </w:r>
      <w:r w:rsidR="315CF74F">
        <w:t xml:space="preserve">read </w:t>
      </w:r>
      <w:r w:rsidR="7D780126">
        <w:t>real BODC glider data</w:t>
      </w:r>
      <w:r w:rsidR="5CE2E0C5">
        <w:t xml:space="preserve"> and plot the various graphs</w:t>
      </w:r>
      <w:r w:rsidR="7D780126">
        <w:t xml:space="preserve"> . Use it by swapping the URL of the</w:t>
      </w:r>
      <w:commentRangeEnd w:id="31"/>
      <w:r>
        <w:rPr>
          <w:rStyle w:val="CommentReference"/>
          <w:sz w:val="20"/>
          <w:szCs w:val="20"/>
        </w:rPr>
        <w:commentReference w:id="31"/>
      </w:r>
      <w:commentRangeEnd w:id="32"/>
      <w:r>
        <w:rPr>
          <w:rStyle w:val="CommentReference"/>
          <w:sz w:val="20"/>
          <w:szCs w:val="20"/>
        </w:rPr>
        <w:commentReference w:id="32"/>
      </w:r>
      <w:commentRangeEnd w:id="33"/>
      <w:r>
        <w:rPr>
          <w:rStyle w:val="CommentReference"/>
          <w:sz w:val="20"/>
          <w:szCs w:val="20"/>
        </w:rPr>
        <w:commentReference w:id="33"/>
      </w:r>
      <w:r w:rsidR="6029DE9F">
        <w:t xml:space="preserve"> dataset that you have chosen</w:t>
      </w:r>
      <w:ins w:id="35" w:author="Vidya Krishnan" w:date="2026-09-17T12:33:00Z" w16du:dateUtc="2026-09-17T11:33:00Z">
        <w:r w:rsidR="003B3E1A">
          <w:t>.</w:t>
        </w:r>
      </w:ins>
    </w:p>
    <w:p w14:paraId="6E0A018C" w14:textId="397E2FA7" w:rsidR="645647AF" w:rsidRDefault="645647AF"/>
    <w:p w14:paraId="3D799B26" w14:textId="425F6260" w:rsidR="007D634B" w:rsidRDefault="007D634B">
      <w:r>
        <w:rPr>
          <w:noProof/>
        </w:rPr>
        <mc:AlternateContent>
          <mc:Choice Requires="wps">
            <w:drawing>
              <wp:anchor distT="0" distB="0" distL="114300" distR="114300" simplePos="0" relativeHeight="251658240" behindDoc="0" locked="0" layoutInCell="1" allowOverlap="1" wp14:anchorId="604DCC99" wp14:editId="570819CD">
                <wp:simplePos x="0" y="0"/>
                <wp:positionH relativeFrom="column">
                  <wp:posOffset>-19051</wp:posOffset>
                </wp:positionH>
                <wp:positionV relativeFrom="paragraph">
                  <wp:posOffset>106680</wp:posOffset>
                </wp:positionV>
                <wp:extent cx="5495925" cy="0"/>
                <wp:effectExtent l="0" t="0" r="0" b="0"/>
                <wp:wrapNone/>
                <wp:docPr id="1378903365" name="Straight Connector 2">
                  <a:extLst xmlns:a="http://schemas.openxmlformats.org/drawingml/2006/main">
                    <a:ext uri="{FF2B5EF4-FFF2-40B4-BE49-F238E27FC236}">
                      <a16:creationId xmlns:a16="http://schemas.microsoft.com/office/drawing/2014/main" id="{ACD85DA7-4021-4283-9734-3859F0C395D3}"/>
                    </a:ext>
                  </a:extLst>
                </wp:docPr>
                <wp:cNvGraphicFramePr/>
                <a:graphic xmlns:a="http://schemas.openxmlformats.org/drawingml/2006/main">
                  <a:graphicData uri="http://schemas.microsoft.com/office/word/2010/wordprocessingShape">
                    <wps:wsp>
                      <wps:cNvCnPr/>
                      <wps:spPr>
                        <a:xfrm>
                          <a:off x="0" y="0"/>
                          <a:ext cx="549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EB681C"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pt,8.4pt" to="431.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" strokecolor="#4472c4 [3204]" strokeweight=".5pt">
                <v:stroke joinstyle="miter"/>
              </v:line>
            </w:pict>
          </mc:Fallback>
        </mc:AlternateContent>
      </w:r>
    </w:p>
    <w:p w14:paraId="33F93EBE" w14:textId="47B84D1F" w:rsidR="007D634B" w:rsidRPr="005059F2" w:rsidRDefault="007D634B" w:rsidP="007D634B">
      <w:pPr>
        <w:spacing w:after="160" w:line="259" w:lineRule="auto"/>
      </w:pPr>
    </w:p>
    <w:p w14:paraId="7BE8D15E" w14:textId="77777777" w:rsidR="007D634B" w:rsidRPr="005059F2" w:rsidRDefault="007D634B" w:rsidP="007D634B">
      <w:pPr>
        <w:spacing w:after="160" w:line="259" w:lineRule="auto"/>
      </w:pPr>
    </w:p>
    <w:p w14:paraId="2DB4F4E4" w14:textId="4F15C003" w:rsidR="007D634B" w:rsidRPr="002E03A5" w:rsidRDefault="007D634B" w:rsidP="007D634B">
      <w:pPr>
        <w:pStyle w:val="Heading1"/>
      </w:pPr>
      <w:r w:rsidRPr="005059F2">
        <w:t xml:space="preserve"> NOC x CTC Skills Accelerator Program 2026 </w:t>
      </w:r>
      <w:r>
        <w:t>–  CHALLENGE 2</w:t>
      </w:r>
    </w:p>
    <w:tbl>
      <w:tblPr>
        <w:tblStyle w:val="GridTable5Dark"/>
        <w:tblW w:w="0" w:type="auto"/>
        <w:tblLook w:val="0680" w:firstRow="0" w:lastRow="0" w:firstColumn="1" w:lastColumn="0" w:noHBand="1" w:noVBand="1"/>
      </w:tblPr>
      <w:tblGrid>
        <w:gridCol w:w="4508"/>
        <w:gridCol w:w="4508"/>
      </w:tblGrid>
      <w:tr w:rsidR="007D634B" w14:paraId="0086F902" w14:textId="77777777" w:rsidTr="0AD3AC6F">
        <w:tc>
          <w:tcPr>
            <w:cnfStyle w:val="001000000000" w:firstRow="0" w:lastRow="0" w:firstColumn="1" w:lastColumn="0" w:oddVBand="0" w:evenVBand="0" w:oddHBand="0" w:evenHBand="0" w:firstRowFirstColumn="0" w:firstRowLastColumn="0" w:lastRowFirstColumn="0" w:lastRowLastColumn="0"/>
            <w:tcW w:w="4508" w:type="dxa"/>
          </w:tcPr>
          <w:p w14:paraId="12239E7B" w14:textId="77777777" w:rsidR="007D634B" w:rsidRPr="0018077F" w:rsidRDefault="007D634B" w:rsidP="00640E04">
            <w:pPr>
              <w:spacing w:line="259" w:lineRule="auto"/>
              <w:rPr>
                <w:b w:val="0"/>
                <w:bCs w:val="0"/>
              </w:rPr>
            </w:pPr>
            <w:r w:rsidRPr="0018077F">
              <w:rPr>
                <w:b w:val="0"/>
                <w:bCs w:val="0"/>
              </w:rPr>
              <w:t>Stem Stream</w:t>
            </w:r>
          </w:p>
        </w:tc>
        <w:tc>
          <w:tcPr>
            <w:tcW w:w="4508" w:type="dxa"/>
          </w:tcPr>
          <w:p w14:paraId="7B838B61" w14:textId="0D6CCB25" w:rsidR="007D634B" w:rsidRDefault="619F32E2" w:rsidP="00640E04">
            <w:pPr>
              <w:spacing w:line="259" w:lineRule="auto"/>
              <w:cnfStyle w:val="000000000000" w:firstRow="0" w:lastRow="0" w:firstColumn="0" w:lastColumn="0" w:oddVBand="0" w:evenVBand="0" w:oddHBand="0" w:evenHBand="0" w:firstRowFirstColumn="0" w:firstRowLastColumn="0" w:lastRowFirstColumn="0" w:lastRowLastColumn="0"/>
            </w:pPr>
            <w:r>
              <w:t>Environment Policy, Oceanography</w:t>
            </w:r>
          </w:p>
        </w:tc>
      </w:tr>
      <w:tr w:rsidR="007D634B" w14:paraId="5F699964" w14:textId="77777777" w:rsidTr="0AD3AC6F">
        <w:tc>
          <w:tcPr>
            <w:cnfStyle w:val="001000000000" w:firstRow="0" w:lastRow="0" w:firstColumn="1" w:lastColumn="0" w:oddVBand="0" w:evenVBand="0" w:oddHBand="0" w:evenHBand="0" w:firstRowFirstColumn="0" w:firstRowLastColumn="0" w:lastRowFirstColumn="0" w:lastRowLastColumn="0"/>
            <w:tcW w:w="4508" w:type="dxa"/>
          </w:tcPr>
          <w:p w14:paraId="550B8370" w14:textId="77777777" w:rsidR="007D634B" w:rsidRPr="0018077F" w:rsidRDefault="007D634B" w:rsidP="00640E04">
            <w:pPr>
              <w:spacing w:line="259" w:lineRule="auto"/>
              <w:rPr>
                <w:b w:val="0"/>
                <w:bCs w:val="0"/>
              </w:rPr>
            </w:pPr>
            <w:r w:rsidRPr="0018077F">
              <w:rPr>
                <w:b w:val="0"/>
                <w:bCs w:val="0"/>
              </w:rPr>
              <w:t>Proposed by</w:t>
            </w:r>
          </w:p>
        </w:tc>
        <w:tc>
          <w:tcPr>
            <w:tcW w:w="4508" w:type="dxa"/>
          </w:tcPr>
          <w:p w14:paraId="35BE44FE" w14:textId="18B5CD2B" w:rsidR="007D634B" w:rsidRPr="0018077F" w:rsidRDefault="007D634B" w:rsidP="00640E04">
            <w:pPr>
              <w:spacing w:line="259" w:lineRule="auto"/>
              <w:cnfStyle w:val="000000000000" w:firstRow="0" w:lastRow="0" w:firstColumn="0" w:lastColumn="0" w:oddVBand="0" w:evenVBand="0" w:oddHBand="0" w:evenHBand="0" w:firstRowFirstColumn="0" w:firstRowLastColumn="0" w:lastRowFirstColumn="0" w:lastRowLastColumn="0"/>
            </w:pPr>
            <w:r w:rsidRPr="0018077F">
              <w:t xml:space="preserve">Vidya </w:t>
            </w:r>
            <w:r>
              <w:t>Krishnan</w:t>
            </w:r>
          </w:p>
        </w:tc>
      </w:tr>
      <w:tr w:rsidR="007D634B" w14:paraId="14E33D8C" w14:textId="77777777" w:rsidTr="0AD3AC6F">
        <w:tc>
          <w:tcPr>
            <w:cnfStyle w:val="001000000000" w:firstRow="0" w:lastRow="0" w:firstColumn="1" w:lastColumn="0" w:oddVBand="0" w:evenVBand="0" w:oddHBand="0" w:evenHBand="0" w:firstRowFirstColumn="0" w:firstRowLastColumn="0" w:lastRowFirstColumn="0" w:lastRowLastColumn="0"/>
            <w:tcW w:w="4508" w:type="dxa"/>
          </w:tcPr>
          <w:p w14:paraId="712E785A" w14:textId="77777777" w:rsidR="007D634B" w:rsidRPr="0018077F" w:rsidRDefault="007D634B" w:rsidP="00640E04">
            <w:pPr>
              <w:spacing w:line="259" w:lineRule="auto"/>
              <w:rPr>
                <w:b w:val="0"/>
                <w:bCs w:val="0"/>
              </w:rPr>
            </w:pPr>
            <w:r w:rsidRPr="0018077F">
              <w:rPr>
                <w:b w:val="0"/>
                <w:bCs w:val="0"/>
              </w:rPr>
              <w:t>Background context</w:t>
            </w:r>
          </w:p>
        </w:tc>
        <w:tc>
          <w:tcPr>
            <w:tcW w:w="4508" w:type="dxa"/>
          </w:tcPr>
          <w:p w14:paraId="1ECC0B89" w14:textId="414FE8B6" w:rsidR="007D634B" w:rsidRDefault="007D634B" w:rsidP="00640E04">
            <w:pPr>
              <w:spacing w:line="259" w:lineRule="auto"/>
              <w:cnfStyle w:val="000000000000" w:firstRow="0" w:lastRow="0" w:firstColumn="0" w:lastColumn="0" w:oddVBand="0" w:evenVBand="0" w:oddHBand="0" w:evenHBand="0" w:firstRowFirstColumn="0" w:firstRowLastColumn="0" w:lastRowFirstColumn="0" w:lastRowLastColumn="0"/>
            </w:pPr>
            <w:r>
              <w:t>Storm Surges</w:t>
            </w:r>
          </w:p>
        </w:tc>
      </w:tr>
    </w:tbl>
    <w:p w14:paraId="6CBCCEDE" w14:textId="77777777" w:rsidR="007D634B" w:rsidRPr="005059F2" w:rsidRDefault="619F32E2" w:rsidP="007B56C1">
      <w:pPr>
        <w:pStyle w:val="Heading2"/>
      </w:pPr>
      <w:r w:rsidRPr="0AD3AC6F">
        <w:rPr>
          <w:rStyle w:val="Heading2Char"/>
        </w:rPr>
        <w:t>Background Context</w:t>
      </w:r>
      <w:r w:rsidRPr="0AD3AC6F">
        <w:rPr>
          <w:b/>
          <w:bCs/>
        </w:rPr>
        <w:t xml:space="preserve">: </w:t>
      </w:r>
    </w:p>
    <w:p w14:paraId="1811D98E" w14:textId="1E06AFA0" w:rsidR="5BAE8163" w:rsidRDefault="5BAE8163" w:rsidP="0AD3AC6F">
      <w:pPr>
        <w:rPr>
          <w:rFonts w:ascii="Calibri" w:eastAsia="Calibri" w:hAnsi="Calibri" w:cs="Calibri"/>
          <w:color w:val="000000" w:themeColor="text1"/>
        </w:rPr>
      </w:pPr>
      <w:r w:rsidRPr="35F464DD">
        <w:rPr>
          <w:rFonts w:ascii="Calibri" w:eastAsia="Calibri" w:hAnsi="Calibri" w:cs="Calibri"/>
          <w:color w:val="000000" w:themeColor="text1"/>
        </w:rPr>
        <w:t>Sea level does not just rise and fall due to tides. Weather systems can bring low pressure and strong winds to an area, which can then “suck up” or push extra water towards the coast. This is called storm surge. This extra water is known as the ‘residual’. The residuals are the differences between the sea level that a storm produced and the tidal prediction. The additional water above the normal tide can cause coastal flooding. This can be particularly dangerous during periods of exceptionally high spring tides.</w:t>
      </w:r>
    </w:p>
    <w:p w14:paraId="08D7F825" w14:textId="5D8007A5" w:rsidR="5BAE8163" w:rsidRDefault="5BAE8163">
      <w:r w:rsidRPr="35F464DD">
        <w:rPr>
          <w:rFonts w:ascii="Calibri" w:eastAsia="Calibri" w:hAnsi="Calibri" w:cs="Calibri"/>
          <w:color w:val="000000" w:themeColor="text1"/>
        </w:rPr>
        <w:t xml:space="preserve">The NOC develops a UK wide surge model, which is driven by the </w:t>
      </w:r>
      <w:del w:id="36" w:author="Tobias Ferreira" w:date="2026-09-21T15:18:00Z" w16du:dateUtc="2026-09-21T15:18:00Z">
        <w:r w:rsidRPr="35F464DD" w:rsidDel="5BAE8163">
          <w:rPr>
            <w:rFonts w:ascii="Calibri" w:eastAsia="Calibri" w:hAnsi="Calibri" w:cs="Calibri"/>
            <w:color w:val="000000" w:themeColor="text1"/>
          </w:rPr>
          <w:delText xml:space="preserve">astronomical </w:delText>
        </w:r>
      </w:del>
      <w:r w:rsidRPr="35F464DD">
        <w:rPr>
          <w:rFonts w:ascii="Calibri" w:eastAsia="Calibri" w:hAnsi="Calibri" w:cs="Calibri"/>
          <w:color w:val="000000" w:themeColor="text1"/>
        </w:rPr>
        <w:t xml:space="preserve">tides and the weather, and is used </w:t>
      </w:r>
      <w:commentRangeStart w:id="37"/>
      <w:r w:rsidRPr="35F464DD">
        <w:rPr>
          <w:rFonts w:ascii="Calibri" w:eastAsia="Calibri" w:hAnsi="Calibri" w:cs="Calibri"/>
          <w:color w:val="000000" w:themeColor="text1"/>
        </w:rPr>
        <w:t>operationally</w:t>
      </w:r>
      <w:commentRangeEnd w:id="37"/>
      <w:r w:rsidRPr="35F464DD">
        <w:rPr>
          <w:rStyle w:val="CommentReference"/>
          <w:rFonts w:ascii="Calibri" w:eastAsia="Calibri" w:hAnsi="Calibri" w:cs="Calibri"/>
          <w:color w:val="000000" w:themeColor="text1"/>
          <w:sz w:val="20"/>
          <w:szCs w:val="20"/>
        </w:rPr>
        <w:commentReference w:id="37"/>
      </w:r>
      <w:r w:rsidRPr="35F464DD">
        <w:rPr>
          <w:rFonts w:ascii="Calibri" w:eastAsia="Calibri" w:hAnsi="Calibri" w:cs="Calibri"/>
          <w:color w:val="000000" w:themeColor="text1"/>
        </w:rPr>
        <w:t xml:space="preserve"> (by the UK Met Office)</w:t>
      </w:r>
      <w:ins w:id="38" w:author="Esther Turner" w:date="2026-09-04T16:07:00Z" w16du:dateUtc="2026-09-04T16:07:13Z">
        <w:r w:rsidR="59EBC0E1" w:rsidRPr="35F464DD">
          <w:rPr>
            <w:rFonts w:ascii="Calibri" w:eastAsia="Calibri" w:hAnsi="Calibri" w:cs="Calibri"/>
            <w:color w:val="000000" w:themeColor="text1"/>
          </w:rPr>
          <w:t xml:space="preserve"> </w:t>
        </w:r>
      </w:ins>
      <w:r w:rsidRPr="35F464DD">
        <w:rPr>
          <w:rFonts w:ascii="Calibri" w:eastAsia="Calibri" w:hAnsi="Calibri" w:cs="Calibri"/>
          <w:color w:val="000000" w:themeColor="text1"/>
        </w:rPr>
        <w:t>to predict how much a storm will raise sea level, in addition to the tides, at the various ports around Britain. The NTSLF (National Tidal and Sea Level Facility) publishes an online archive of operational forecasts comparing these predictions against the residuals actually observed at the tide gauges.</w:t>
      </w:r>
    </w:p>
    <w:p w14:paraId="32EA5BA7" w14:textId="0AA5BCA3" w:rsidR="4F766CAC" w:rsidRDefault="00E3E3B0" w:rsidP="0AD3AC6F">
      <w:pPr>
        <w:pStyle w:val="Heading2"/>
        <w:rPr>
          <w:b/>
          <w:bCs/>
        </w:rPr>
      </w:pPr>
      <w:commentRangeStart w:id="39"/>
      <w:commentRangeStart w:id="40"/>
      <w:r w:rsidRPr="0AD3AC6F">
        <w:rPr>
          <w:rStyle w:val="Heading2Char"/>
        </w:rPr>
        <w:t>Challenge Information</w:t>
      </w:r>
      <w:r w:rsidRPr="0AD3AC6F">
        <w:rPr>
          <w:b/>
          <w:bCs/>
        </w:rPr>
        <w:t>:</w:t>
      </w:r>
      <w:commentRangeEnd w:id="39"/>
      <w:r w:rsidR="4F766CAC">
        <w:rPr>
          <w:rStyle w:val="CommentReference"/>
          <w:b/>
          <w:bCs/>
          <w:sz w:val="20"/>
          <w:szCs w:val="20"/>
        </w:rPr>
        <w:commentReference w:id="39"/>
      </w:r>
      <w:commentRangeEnd w:id="40"/>
      <w:r>
        <w:rPr>
          <w:rStyle w:val="CommentReference"/>
          <w:b/>
          <w:bCs/>
          <w:sz w:val="20"/>
          <w:szCs w:val="20"/>
        </w:rPr>
        <w:commentReference w:id="40"/>
      </w:r>
    </w:p>
    <w:p w14:paraId="382332ED" w14:textId="74C58E37" w:rsidR="6F7C1967" w:rsidRDefault="6F7C1967" w:rsidP="0AD3AC6F">
      <w:pPr>
        <w:pStyle w:val="ListParagraph"/>
        <w:numPr>
          <w:ilvl w:val="0"/>
          <w:numId w:val="32"/>
        </w:numPr>
        <w:rPr>
          <w:rStyle w:val="Hyperlink"/>
        </w:rPr>
      </w:pPr>
      <w:r w:rsidRPr="0AD3AC6F">
        <w:rPr>
          <w:rFonts w:ascii="Calibri" w:eastAsia="Calibri" w:hAnsi="Calibri" w:cs="Calibri"/>
          <w:b/>
          <w:bCs/>
          <w:color w:val="000000" w:themeColor="text1"/>
        </w:rPr>
        <w:t>Identify some dates when there were known storms in UK.</w:t>
      </w:r>
    </w:p>
    <w:tbl>
      <w:tblPr>
        <w:tblStyle w:val="TableGrid"/>
        <w:tblW w:w="0" w:type="auto"/>
        <w:tblInd w:w="360" w:type="dxa"/>
        <w:tblLook w:val="06A0" w:firstRow="1" w:lastRow="0" w:firstColumn="1" w:lastColumn="0" w:noHBand="1" w:noVBand="1"/>
      </w:tblPr>
      <w:tblGrid>
        <w:gridCol w:w="3835"/>
        <w:gridCol w:w="4821"/>
      </w:tblGrid>
      <w:tr w:rsidR="0AD3AC6F" w14:paraId="09A80F7C" w14:textId="77777777" w:rsidTr="58EBDCCF">
        <w:trPr>
          <w:trHeight w:val="300"/>
        </w:trPr>
        <w:tc>
          <w:tcPr>
            <w:tcW w:w="4328" w:type="dxa"/>
          </w:tcPr>
          <w:p w14:paraId="67C6F6C9" w14:textId="57795B40" w:rsidR="12EE1E68" w:rsidRDefault="12EE1E68" w:rsidP="0AD3AC6F">
            <w:pPr>
              <w:rPr>
                <w:rFonts w:ascii="Calibri" w:eastAsia="Calibri" w:hAnsi="Calibri" w:cs="Calibri"/>
                <w:color w:val="000000" w:themeColor="text1"/>
              </w:rPr>
            </w:pPr>
            <w:r w:rsidRPr="0AD3AC6F">
              <w:rPr>
                <w:rFonts w:ascii="Calibri" w:eastAsia="Calibri" w:hAnsi="Calibri" w:cs="Calibri"/>
                <w:color w:val="000000" w:themeColor="text1"/>
              </w:rPr>
              <w:t xml:space="preserve">  For example, Met Office library for historical weather:</w:t>
            </w:r>
          </w:p>
        </w:tc>
        <w:tc>
          <w:tcPr>
            <w:tcW w:w="4328" w:type="dxa"/>
          </w:tcPr>
          <w:p w14:paraId="7D151923" w14:textId="00E814E0" w:rsidR="12EE1E68" w:rsidRDefault="1B9B2AC2" w:rsidP="0AD3AC6F">
            <w:hyperlink r:id="rId17">
              <w:r w:rsidRPr="58EBDCCF">
                <w:rPr>
                  <w:rStyle w:val="Hyperlink"/>
                </w:rPr>
                <w:t>https://www.metoffice.gov.uk/research/library-and-archive/publications/historical-facts/historical-weather</w:t>
              </w:r>
            </w:hyperlink>
          </w:p>
        </w:tc>
      </w:tr>
      <w:tr w:rsidR="58EBDCCF" w14:paraId="6B817D22" w14:textId="77777777" w:rsidTr="58EBDCCF">
        <w:trPr>
          <w:trHeight w:val="300"/>
        </w:trPr>
        <w:tc>
          <w:tcPr>
            <w:tcW w:w="4328" w:type="dxa"/>
          </w:tcPr>
          <w:p w14:paraId="7273139F" w14:textId="229FCB5D" w:rsidR="643B242E" w:rsidRDefault="643B242E" w:rsidP="58EBDCCF">
            <w:r w:rsidRPr="58EBDCCF">
              <w:rPr>
                <w:rFonts w:ascii="Calibri" w:eastAsia="Calibri" w:hAnsi="Calibri" w:cs="Calibri"/>
                <w:color w:val="000000" w:themeColor="text1"/>
              </w:rPr>
              <w:t>Flood forecasting</w:t>
            </w:r>
          </w:p>
        </w:tc>
        <w:tc>
          <w:tcPr>
            <w:tcW w:w="4328" w:type="dxa"/>
          </w:tcPr>
          <w:p w14:paraId="7D5B13E0" w14:textId="20A472E4" w:rsidR="28159E01" w:rsidRDefault="28159E01" w:rsidP="58EBDCCF">
            <w:pPr>
              <w:rPr>
                <w:b/>
                <w:bCs/>
              </w:rPr>
            </w:pPr>
            <w:hyperlink r:id="rId18">
              <w:r w:rsidRPr="58EBDCCF">
                <w:rPr>
                  <w:rStyle w:val="Hyperlink"/>
                  <w:b/>
                  <w:bCs/>
                </w:rPr>
                <w:t>https://www.gov.uk/government/organisations/flood-forecasting-centre</w:t>
              </w:r>
            </w:hyperlink>
            <w:commentRangeStart w:id="41"/>
            <w:commentRangeStart w:id="42"/>
            <w:commentRangeEnd w:id="41"/>
            <w:r>
              <w:rPr>
                <w:rStyle w:val="CommentReference"/>
                <w:b/>
                <w:bCs/>
                <w:sz w:val="20"/>
                <w:szCs w:val="20"/>
              </w:rPr>
              <w:commentReference w:id="41"/>
            </w:r>
            <w:commentRangeEnd w:id="42"/>
            <w:r>
              <w:rPr>
                <w:rStyle w:val="CommentReference"/>
                <w:b/>
                <w:bCs/>
                <w:sz w:val="20"/>
                <w:szCs w:val="20"/>
              </w:rPr>
              <w:commentReference w:id="42"/>
            </w:r>
          </w:p>
          <w:p w14:paraId="6E0F803D" w14:textId="031E29E1" w:rsidR="58EBDCCF" w:rsidRDefault="58EBDCCF" w:rsidP="58EBDCCF"/>
        </w:tc>
      </w:tr>
      <w:tr w:rsidR="0AD3AC6F" w14:paraId="71D99998" w14:textId="77777777" w:rsidTr="58EBDCCF">
        <w:trPr>
          <w:trHeight w:val="300"/>
        </w:trPr>
        <w:tc>
          <w:tcPr>
            <w:tcW w:w="4328" w:type="dxa"/>
          </w:tcPr>
          <w:p w14:paraId="35B5D1BA" w14:textId="61D00A80" w:rsidR="12EE1E68" w:rsidRDefault="12EE1E68" w:rsidP="0AD3AC6F">
            <w:pPr>
              <w:rPr>
                <w:rFonts w:ascii="Calibri" w:eastAsia="Calibri" w:hAnsi="Calibri" w:cs="Calibri"/>
                <w:color w:val="000000" w:themeColor="text1"/>
              </w:rPr>
            </w:pPr>
            <w:r w:rsidRPr="0AD3AC6F">
              <w:rPr>
                <w:rFonts w:ascii="Calibri" w:eastAsia="Calibri" w:hAnsi="Calibri" w:cs="Calibri"/>
                <w:color w:val="000000" w:themeColor="text1"/>
              </w:rPr>
              <w:t>For UK storms 2025/26</w:t>
            </w:r>
          </w:p>
        </w:tc>
        <w:tc>
          <w:tcPr>
            <w:tcW w:w="4328" w:type="dxa"/>
          </w:tcPr>
          <w:p w14:paraId="491BD394" w14:textId="572D5B40" w:rsidR="12EE1E68" w:rsidRDefault="12EE1E68" w:rsidP="0AD3AC6F">
            <w:pPr>
              <w:rPr>
                <w:rStyle w:val="Hyperlink"/>
              </w:rPr>
            </w:pPr>
            <w:hyperlink r:id="rId19">
              <w:r w:rsidRPr="0AD3AC6F">
                <w:rPr>
                  <w:rStyle w:val="Hyperlink"/>
                </w:rPr>
                <w:t>https://weather.metoffice.gov.uk/warnings-and-advice/uk-storm-centre/uk-storm-season-202526</w:t>
              </w:r>
            </w:hyperlink>
          </w:p>
        </w:tc>
      </w:tr>
      <w:tr w:rsidR="58EBDCCF" w14:paraId="69C4262B" w14:textId="77777777" w:rsidTr="58EBDCCF">
        <w:trPr>
          <w:trHeight w:val="300"/>
        </w:trPr>
        <w:tc>
          <w:tcPr>
            <w:tcW w:w="4328" w:type="dxa"/>
          </w:tcPr>
          <w:p w14:paraId="5D5BC18D" w14:textId="4387E7D5" w:rsidR="2D93E403" w:rsidRDefault="2D93E403" w:rsidP="58EBDCCF">
            <w:r w:rsidRPr="58EBDCCF">
              <w:rPr>
                <w:rFonts w:ascii="Calibri" w:eastAsia="Calibri" w:hAnsi="Calibri" w:cs="Calibri"/>
                <w:i/>
                <w:iCs/>
              </w:rPr>
              <w:t>storms before 2013 only:</w:t>
            </w:r>
            <w:r w:rsidRPr="58EBDCCF">
              <w:rPr>
                <w:rFonts w:ascii="Calibri" w:eastAsia="Calibri" w:hAnsi="Calibri" w:cs="Calibri"/>
              </w:rPr>
              <w:t xml:space="preserve"> the list the biggest historical surges at each tide gauge, by region.</w:t>
            </w:r>
          </w:p>
        </w:tc>
        <w:tc>
          <w:tcPr>
            <w:tcW w:w="4328" w:type="dxa"/>
          </w:tcPr>
          <w:p w14:paraId="20DA0198" w14:textId="6B950B92" w:rsidR="2D93E403" w:rsidRDefault="2D93E403" w:rsidP="58EBDCCF">
            <w:pPr>
              <w:rPr>
                <w:rFonts w:ascii="Calibri" w:eastAsia="Calibri" w:hAnsi="Calibri" w:cs="Calibri"/>
              </w:rPr>
            </w:pPr>
            <w:hyperlink r:id="rId20">
              <w:r w:rsidRPr="58EBDCCF">
                <w:rPr>
                  <w:rStyle w:val="Hyperlink"/>
                </w:rPr>
                <w:t>NTSLF skew surge history pages</w:t>
              </w:r>
            </w:hyperlink>
          </w:p>
        </w:tc>
      </w:tr>
      <w:tr w:rsidR="0AD3AC6F" w14:paraId="26069A1E" w14:textId="77777777" w:rsidTr="58EBDCCF">
        <w:trPr>
          <w:trHeight w:val="300"/>
        </w:trPr>
        <w:tc>
          <w:tcPr>
            <w:tcW w:w="4328" w:type="dxa"/>
          </w:tcPr>
          <w:p w14:paraId="34985A79" w14:textId="1ED44140" w:rsidR="12EE1E68" w:rsidRDefault="12EE1E68" w:rsidP="0AD3AC6F">
            <w:r>
              <w:t>For UK storms 2023/24</w:t>
            </w:r>
          </w:p>
        </w:tc>
        <w:tc>
          <w:tcPr>
            <w:tcW w:w="4328" w:type="dxa"/>
          </w:tcPr>
          <w:p w14:paraId="3ABBA628" w14:textId="4897ADE5" w:rsidR="12EE1E68" w:rsidRDefault="4ED0A7B5" w:rsidP="0AD3AC6F">
            <w:hyperlink r:id="rId21">
              <w:r w:rsidRPr="58EBDCCF">
                <w:rPr>
                  <w:rStyle w:val="Hyperlink"/>
                </w:rPr>
                <w:t>https://weather.metoffice.gov.uk/warnings-and-advice/uk-storm-centre/uk-storm-season-2023-24</w:t>
              </w:r>
            </w:hyperlink>
          </w:p>
        </w:tc>
      </w:tr>
    </w:tbl>
    <w:p w14:paraId="3E71128A" w14:textId="4AD8AE8F" w:rsidR="24405E41" w:rsidRDefault="24405E41" w:rsidP="0AD3AC6F">
      <w:pPr>
        <w:pStyle w:val="ListParagraph"/>
        <w:numPr>
          <w:ilvl w:val="0"/>
          <w:numId w:val="32"/>
        </w:numPr>
        <w:rPr>
          <w:rFonts w:ascii="Calibri" w:eastAsia="Calibri" w:hAnsi="Calibri" w:cs="Calibri"/>
          <w:b/>
          <w:bCs/>
          <w:color w:val="000000" w:themeColor="text1"/>
        </w:rPr>
      </w:pPr>
      <w:r w:rsidRPr="0AD3AC6F">
        <w:rPr>
          <w:rFonts w:ascii="Calibri" w:eastAsia="Calibri" w:hAnsi="Calibri" w:cs="Calibri"/>
          <w:b/>
          <w:bCs/>
          <w:color w:val="000000" w:themeColor="text1"/>
        </w:rPr>
        <w:t>Next read the details of the storm and find the impacts and the areas in UK that it affected.</w:t>
      </w:r>
    </w:p>
    <w:p w14:paraId="6F3D22AB" w14:textId="5A3715B8" w:rsidR="27DC5752" w:rsidRDefault="2BBBAD1D" w:rsidP="58EBDCCF">
      <w:pPr>
        <w:pStyle w:val="ListParagraph"/>
        <w:numPr>
          <w:ilvl w:val="1"/>
          <w:numId w:val="32"/>
        </w:numPr>
        <w:rPr>
          <w:rStyle w:val="Hyperlink"/>
        </w:rPr>
      </w:pPr>
      <w:r w:rsidRPr="58EBDCCF">
        <w:rPr>
          <w:rFonts w:ascii="Calibri" w:eastAsia="Calibri" w:hAnsi="Calibri" w:cs="Calibri"/>
          <w:color w:val="000000" w:themeColor="text1"/>
        </w:rPr>
        <w:t>Read about the storm’s impact and which parts of UK it affected</w:t>
      </w:r>
    </w:p>
    <w:p w14:paraId="5E77E23D" w14:textId="2C6F5C9F" w:rsidR="27DC5752" w:rsidRDefault="2BBBAD1D" w:rsidP="58EBDCCF">
      <w:pPr>
        <w:pStyle w:val="ListParagraph"/>
        <w:numPr>
          <w:ilvl w:val="1"/>
          <w:numId w:val="32"/>
        </w:numPr>
        <w:rPr>
          <w:rStyle w:val="Hyperlink"/>
        </w:rPr>
      </w:pPr>
      <w:r>
        <w:t>For example :</w:t>
      </w:r>
      <w:hyperlink r:id="rId22">
        <w:r w:rsidR="27DC5752" w:rsidRPr="58EBDCCF">
          <w:rPr>
            <w:rStyle w:val="Hyperlink"/>
          </w:rPr>
          <w:t>For storm ciaran</w:t>
        </w:r>
      </w:hyperlink>
      <w:r w:rsidR="0E3990EB">
        <w:t xml:space="preserve"> - it shows where the strongest winds were expected (southern coasts of England)</w:t>
      </w:r>
    </w:p>
    <w:p w14:paraId="357DB7FC" w14:textId="69DEB197" w:rsidR="18B3F47D" w:rsidRDefault="18B3F47D" w:rsidP="58EBDCCF">
      <w:pPr>
        <w:pStyle w:val="ListParagraph"/>
        <w:numPr>
          <w:ilvl w:val="0"/>
          <w:numId w:val="32"/>
        </w:numPr>
        <w:rPr>
          <w:rFonts w:ascii="Calibri" w:eastAsia="Calibri" w:hAnsi="Calibri" w:cs="Calibri"/>
          <w:b/>
          <w:bCs/>
          <w:color w:val="000000" w:themeColor="text1"/>
        </w:rPr>
      </w:pPr>
      <w:r w:rsidRPr="58EBDCCF">
        <w:rPr>
          <w:rFonts w:ascii="Calibri" w:eastAsia="Calibri" w:hAnsi="Calibri" w:cs="Calibri"/>
          <w:b/>
          <w:bCs/>
          <w:color w:val="000000" w:themeColor="text1"/>
        </w:rPr>
        <w:t>Using what you have read , list 3 or 4 ports in the affected areas. Also pick one port well away from the storm to see comparison</w:t>
      </w:r>
    </w:p>
    <w:p w14:paraId="6289D0F1" w14:textId="19570416" w:rsidR="18B3F47D" w:rsidRDefault="18B3F47D" w:rsidP="58EBDCCF">
      <w:pPr>
        <w:pStyle w:val="ListParagraph"/>
        <w:numPr>
          <w:ilvl w:val="0"/>
          <w:numId w:val="32"/>
        </w:numPr>
      </w:pPr>
      <w:r w:rsidRPr="58EBDCCF">
        <w:t xml:space="preserve">Go to the </w:t>
      </w:r>
      <w:hyperlink r:id="rId23">
        <w:r w:rsidRPr="58EBDCCF">
          <w:rPr>
            <w:rStyle w:val="Hyperlink"/>
          </w:rPr>
          <w:t>NTSLF surge model archive</w:t>
        </w:r>
      </w:hyperlink>
      <w:r w:rsidRPr="58EBDCCF">
        <w:t xml:space="preserve">. It holds historical tide gauge readings alongside the computer-generated storm surge model. Storms before 2020 are in the </w:t>
      </w:r>
      <w:hyperlink r:id="rId24">
        <w:r w:rsidRPr="58EBDCCF">
          <w:rPr>
            <w:rStyle w:val="Hyperlink"/>
          </w:rPr>
          <w:t>2004-2019 archive</w:t>
        </w:r>
      </w:hyperlink>
      <w:r w:rsidRPr="58EBDCCF">
        <w:t>.</w:t>
      </w:r>
    </w:p>
    <w:p w14:paraId="2D9A67EA" w14:textId="1474685E" w:rsidR="3F45F87D" w:rsidRDefault="3F45F87D" w:rsidP="0AD3AC6F">
      <w:pPr>
        <w:pStyle w:val="ListParagraph"/>
        <w:numPr>
          <w:ilvl w:val="0"/>
          <w:numId w:val="32"/>
        </w:numPr>
        <w:rPr>
          <w:rFonts w:ascii="Calibri" w:eastAsia="Calibri" w:hAnsi="Calibri" w:cs="Calibri"/>
          <w:b/>
          <w:bCs/>
          <w:color w:val="000000" w:themeColor="text1"/>
        </w:rPr>
      </w:pPr>
      <w:r w:rsidRPr="0AD3AC6F">
        <w:rPr>
          <w:rFonts w:ascii="Calibri" w:eastAsia="Calibri" w:hAnsi="Calibri" w:cs="Calibri"/>
          <w:b/>
          <w:bCs/>
          <w:color w:val="000000" w:themeColor="text1"/>
        </w:rPr>
        <w:t>From the</w:t>
      </w:r>
      <w:r w:rsidR="6F7C1967" w:rsidRPr="0AD3AC6F">
        <w:rPr>
          <w:rFonts w:ascii="Calibri" w:eastAsia="Calibri" w:hAnsi="Calibri" w:cs="Calibri"/>
          <w:b/>
          <w:bCs/>
          <w:color w:val="000000" w:themeColor="text1"/>
        </w:rPr>
        <w:t xml:space="preserve"> NTSLF surge model archive </w:t>
      </w:r>
      <w:r w:rsidR="07140E4F" w:rsidRPr="0AD3AC6F">
        <w:rPr>
          <w:rFonts w:ascii="Calibri" w:eastAsia="Calibri" w:hAnsi="Calibri" w:cs="Calibri"/>
          <w:b/>
          <w:bCs/>
          <w:color w:val="000000" w:themeColor="text1"/>
        </w:rPr>
        <w:t xml:space="preserve">choose the </w:t>
      </w:r>
      <w:r w:rsidR="6F7C1967" w:rsidRPr="0AD3AC6F">
        <w:rPr>
          <w:rFonts w:ascii="Calibri" w:eastAsia="Calibri" w:hAnsi="Calibri" w:cs="Calibri"/>
          <w:b/>
          <w:bCs/>
          <w:color w:val="000000" w:themeColor="text1"/>
        </w:rPr>
        <w:t>UK port and investigate the data for the month when an identified storm occurred:</w:t>
      </w:r>
    </w:p>
    <w:p w14:paraId="66671297" w14:textId="3EF6116A" w:rsidR="6F7C1967" w:rsidRDefault="6F7C1967" w:rsidP="0AD3AC6F">
      <w:pPr>
        <w:pStyle w:val="ListParagraph"/>
        <w:numPr>
          <w:ilvl w:val="1"/>
          <w:numId w:val="30"/>
        </w:numPr>
        <w:rPr>
          <w:rFonts w:ascii="Calibri" w:eastAsia="Calibri" w:hAnsi="Calibri" w:cs="Calibri"/>
          <w:color w:val="000000" w:themeColor="text1"/>
        </w:rPr>
      </w:pPr>
      <w:r w:rsidRPr="35F464DD">
        <w:rPr>
          <w:rFonts w:ascii="Calibri" w:eastAsia="Calibri" w:hAnsi="Calibri" w:cs="Calibri"/>
          <w:color w:val="000000" w:themeColor="text1"/>
        </w:rPr>
        <w:t xml:space="preserve"> </w:t>
      </w:r>
      <w:del w:id="43" w:author="Magda Juarez Olaya" w:date="2026-09-21T17:40:00Z" w16du:dateUtc="2026-09-21T17:40:51Z">
        <w:r w:rsidRPr="35F464DD" w:rsidDel="6F7C1967">
          <w:rPr>
            <w:rFonts w:ascii="Calibri" w:eastAsia="Calibri" w:hAnsi="Calibri" w:cs="Calibri"/>
            <w:color w:val="000000" w:themeColor="text1"/>
          </w:rPr>
          <w:delText xml:space="preserve"> </w:delText>
        </w:r>
      </w:del>
      <w:r w:rsidRPr="35F464DD">
        <w:rPr>
          <w:rFonts w:ascii="Calibri" w:eastAsia="Calibri" w:hAnsi="Calibri" w:cs="Calibri"/>
          <w:color w:val="000000" w:themeColor="text1"/>
        </w:rPr>
        <w:t>Visit the NTSLF surge model archive (</w:t>
      </w:r>
      <w:hyperlink r:id="rId25">
        <w:r w:rsidRPr="35F464DD">
          <w:rPr>
            <w:rStyle w:val="Hyperlink"/>
          </w:rPr>
          <w:t>https://ntslf.org/</w:t>
        </w:r>
      </w:hyperlink>
      <w:r w:rsidRPr="35F464DD">
        <w:rPr>
          <w:rFonts w:ascii="Calibri" w:eastAsia="Calibri" w:hAnsi="Calibri" w:cs="Calibri"/>
          <w:color w:val="000000" w:themeColor="text1"/>
        </w:rPr>
        <w:t>) which contains the historical tide gauge readings and computer generated storm surge models.</w:t>
      </w:r>
    </w:p>
    <w:p w14:paraId="292276C7" w14:textId="72979EC7" w:rsidR="6F7C1967" w:rsidRDefault="6F7C1967" w:rsidP="0AD3AC6F">
      <w:pPr>
        <w:pStyle w:val="ListParagraph"/>
        <w:numPr>
          <w:ilvl w:val="1"/>
          <w:numId w:val="30"/>
        </w:numPr>
        <w:rPr>
          <w:rFonts w:ascii="Calibri" w:eastAsia="Calibri" w:hAnsi="Calibri" w:cs="Calibri"/>
          <w:color w:val="000000" w:themeColor="text1"/>
        </w:rPr>
      </w:pPr>
      <w:r w:rsidRPr="0AD3AC6F">
        <w:rPr>
          <w:rFonts w:ascii="Calibri" w:eastAsia="Calibri" w:hAnsi="Calibri" w:cs="Calibri"/>
          <w:color w:val="000000" w:themeColor="text1"/>
        </w:rPr>
        <w:t>Choose the UK port that you plan to investigate.</w:t>
      </w:r>
    </w:p>
    <w:p w14:paraId="3B773AFF" w14:textId="7451F616" w:rsidR="6F7C1967" w:rsidRDefault="6F7C1967" w:rsidP="0AD3AC6F">
      <w:pPr>
        <w:pStyle w:val="ListParagraph"/>
        <w:numPr>
          <w:ilvl w:val="1"/>
          <w:numId w:val="30"/>
        </w:numPr>
      </w:pPr>
      <w:r w:rsidRPr="58EBDCCF">
        <w:rPr>
          <w:rFonts w:ascii="Calibri" w:eastAsia="Calibri" w:hAnsi="Calibri" w:cs="Calibri"/>
          <w:color w:val="000000" w:themeColor="text1"/>
        </w:rPr>
        <w:t xml:space="preserve">Investigate </w:t>
      </w:r>
      <w:r w:rsidRPr="58EBDCCF">
        <w:rPr>
          <w:rFonts w:ascii="Calibri" w:eastAsia="Calibri" w:hAnsi="Calibri" w:cs="Calibri"/>
          <w:strike/>
          <w:color w:val="D13438"/>
        </w:rPr>
        <w:t xml:space="preserve"> </w:t>
      </w:r>
      <w:r w:rsidRPr="58EBDCCF">
        <w:rPr>
          <w:rFonts w:ascii="Calibri" w:eastAsia="Calibri" w:hAnsi="Calibri" w:cs="Calibri"/>
          <w:color w:val="000000" w:themeColor="text1"/>
        </w:rPr>
        <w:t>the particular date of the particular month when the storm occurred (</w:t>
      </w:r>
      <w:r w:rsidRPr="58EBDCCF">
        <w:rPr>
          <w:rFonts w:ascii="Calibri" w:eastAsia="Calibri" w:hAnsi="Calibri" w:cs="Calibri"/>
          <w:strike/>
          <w:color w:val="D13438"/>
        </w:rPr>
        <w:t xml:space="preserve"> </w:t>
      </w:r>
      <w:r w:rsidRPr="58EBDCCF">
        <w:rPr>
          <w:rFonts w:ascii="Calibri" w:eastAsia="Calibri" w:hAnsi="Calibri" w:cs="Calibri"/>
          <w:color w:val="000000" w:themeColor="text1"/>
        </w:rPr>
        <w:t>e.g</w:t>
      </w:r>
      <w:ins w:id="44" w:author="Esther Turner" w:date="2026-09-04T16:09:00Z" w16du:dateUtc="2026-09-04T16:09:16Z">
        <w:r w:rsidR="796F3813" w:rsidRPr="58EBDCCF">
          <w:rPr>
            <w:rFonts w:ascii="Calibri" w:eastAsia="Calibri" w:hAnsi="Calibri" w:cs="Calibri"/>
            <w:color w:val="000000" w:themeColor="text1"/>
          </w:rPr>
          <w:t>.</w:t>
        </w:r>
      </w:ins>
      <w:r w:rsidRPr="58EBDCCF">
        <w:rPr>
          <w:rFonts w:ascii="Calibri" w:eastAsia="Calibri" w:hAnsi="Calibri" w:cs="Calibri"/>
          <w:color w:val="000000" w:themeColor="text1"/>
        </w:rPr>
        <w:t xml:space="preserve"> Storm Babet or Storm Ciaran in late 2023).</w:t>
      </w:r>
    </w:p>
    <w:p w14:paraId="639AE754" w14:textId="7FFE699E" w:rsidR="6F7C1967" w:rsidRDefault="6F7C1967" w:rsidP="0AD3AC6F">
      <w:pPr>
        <w:pStyle w:val="ListParagraph"/>
        <w:numPr>
          <w:ilvl w:val="0"/>
          <w:numId w:val="30"/>
        </w:numPr>
        <w:rPr>
          <w:rFonts w:ascii="Calibri" w:eastAsia="Calibri" w:hAnsi="Calibri" w:cs="Calibri"/>
          <w:b/>
          <w:bCs/>
          <w:color w:val="000000" w:themeColor="text1"/>
        </w:rPr>
      </w:pPr>
      <w:r w:rsidRPr="0AD3AC6F">
        <w:rPr>
          <w:rFonts w:ascii="Calibri" w:eastAsia="Calibri" w:hAnsi="Calibri" w:cs="Calibri"/>
          <w:b/>
          <w:bCs/>
          <w:color w:val="000000" w:themeColor="text1"/>
        </w:rPr>
        <w:t>Read the surge plot and understand what the model predicted, the data collected by the gauges and the time closest to HIGH water.</w:t>
      </w:r>
    </w:p>
    <w:p w14:paraId="6CC13F33" w14:textId="3C4A8889" w:rsidR="6F7C1967" w:rsidRDefault="6F7C1967" w:rsidP="0AD3AC6F">
      <w:pPr>
        <w:pStyle w:val="ListParagraph"/>
        <w:numPr>
          <w:ilvl w:val="0"/>
          <w:numId w:val="30"/>
        </w:numPr>
        <w:rPr>
          <w:rFonts w:ascii="Calibri" w:eastAsia="Calibri" w:hAnsi="Calibri" w:cs="Calibri"/>
          <w:b/>
          <w:bCs/>
          <w:color w:val="000000" w:themeColor="text1"/>
        </w:rPr>
      </w:pPr>
      <w:r w:rsidRPr="0AD3AC6F">
        <w:rPr>
          <w:rFonts w:ascii="Calibri" w:eastAsia="Calibri" w:hAnsi="Calibri" w:cs="Calibri"/>
          <w:b/>
          <w:bCs/>
          <w:color w:val="000000" w:themeColor="text1"/>
        </w:rPr>
        <w:t>Investigate the timing of the surge relative to the high tide (before, During, or after) and the flood risk it posed.</w:t>
      </w:r>
    </w:p>
    <w:p w14:paraId="739F7941" w14:textId="5BDF3DC3" w:rsidR="6F7C1967" w:rsidRDefault="6F7C1967" w:rsidP="0AD3AC6F">
      <w:pPr>
        <w:pStyle w:val="ListParagraph"/>
        <w:numPr>
          <w:ilvl w:val="0"/>
          <w:numId w:val="30"/>
        </w:numPr>
        <w:rPr>
          <w:ins w:id="45" w:author="Vidya Krishnan" w:date="2026-09-21T11:49:00Z" w16du:dateUtc="2026-09-21T10:49:00Z"/>
          <w:rFonts w:ascii="Calibri" w:eastAsia="Calibri" w:hAnsi="Calibri" w:cs="Calibri"/>
          <w:b/>
          <w:bCs/>
          <w:color w:val="000000" w:themeColor="text1"/>
        </w:rPr>
      </w:pPr>
      <w:r w:rsidRPr="0AD3AC6F">
        <w:rPr>
          <w:rFonts w:ascii="Calibri" w:eastAsia="Calibri" w:hAnsi="Calibri" w:cs="Calibri"/>
          <w:b/>
          <w:bCs/>
          <w:color w:val="000000" w:themeColor="text1"/>
        </w:rPr>
        <w:t>Make a poster explaining what a storm surge is and why the models need to be accurate and how it keeps people safe.</w:t>
      </w:r>
    </w:p>
    <w:p w14:paraId="37891F85" w14:textId="342ADD93" w:rsidR="00B40F7A" w:rsidRPr="009F330F" w:rsidRDefault="7940AEC1" w:rsidP="00B40F7A">
      <w:pPr>
        <w:pStyle w:val="ListParagraph"/>
        <w:numPr>
          <w:ilvl w:val="0"/>
          <w:numId w:val="30"/>
        </w:numPr>
        <w:spacing w:before="0" w:after="0"/>
        <w:rPr>
          <w:ins w:id="46" w:author="Vidya Krishnan" w:date="2026-09-21T11:49:00Z" w16du:dateUtc="2026-09-21T10:49:00Z"/>
          <w:b/>
          <w:bCs/>
        </w:rPr>
      </w:pPr>
      <w:commentRangeStart w:id="47"/>
      <w:commentRangeStart w:id="48"/>
      <w:ins w:id="49" w:author="Vidya Krishnan" w:date="2026-09-21T11:49:00Z" w16du:dateUtc="2026-09-21T10:49:00Z">
        <w:r w:rsidRPr="3B9A9841">
          <w:rPr>
            <w:b/>
            <w:bCs/>
          </w:rPr>
          <w:t xml:space="preserve">Using </w:t>
        </w:r>
      </w:ins>
      <w:ins w:id="50" w:author="Vidya Krishnan" w:date="2026-09-23T12:09:00Z" w16du:dateUtc="2026-09-23T12:09:33Z">
        <w:r w:rsidR="253BCBA4" w:rsidRPr="3B9A9841">
          <w:rPr>
            <w:b/>
            <w:bCs/>
          </w:rPr>
          <w:t>Large Language Models (AI)</w:t>
        </w:r>
      </w:ins>
      <w:commentRangeEnd w:id="47"/>
      <w:r w:rsidR="00B40F7A" w:rsidRPr="009F330F">
        <w:rPr>
          <w:rStyle w:val="CommentReference"/>
          <w:b/>
          <w:bCs/>
          <w:sz w:val="20"/>
          <w:szCs w:val="20"/>
        </w:rPr>
        <w:commentReference w:id="47"/>
      </w:r>
      <w:commentRangeEnd w:id="48"/>
      <w:r w:rsidR="00B40F7A" w:rsidRPr="009F330F">
        <w:rPr>
          <w:rStyle w:val="CommentReference"/>
          <w:b/>
          <w:bCs/>
          <w:sz w:val="20"/>
          <w:szCs w:val="20"/>
        </w:rPr>
        <w:commentReference w:id="48"/>
      </w:r>
    </w:p>
    <w:p w14:paraId="115139B5" w14:textId="61BEBE37" w:rsidR="00B40F7A" w:rsidRPr="00B40F7A" w:rsidRDefault="78829403">
      <w:pPr>
        <w:pStyle w:val="ListParagraph"/>
        <w:numPr>
          <w:ilvl w:val="1"/>
          <w:numId w:val="30"/>
        </w:numPr>
        <w:spacing w:before="0" w:after="0"/>
        <w:pPrChange w:id="51" w:author="Vidya Krishnan" w:date="2026-09-21T11:50:00Z" w16du:dateUtc="2026-09-21T10:50:00Z">
          <w:pPr>
            <w:pStyle w:val="ListParagraph"/>
            <w:numPr>
              <w:numId w:val="30"/>
            </w:numPr>
            <w:ind w:left="360" w:hanging="360"/>
          </w:pPr>
        </w:pPrChange>
      </w:pPr>
      <w:ins w:id="52" w:author="Vidya Krishnan" w:date="2026-09-21T11:49:00Z" w16du:dateUtc="2026-09-21T10:49:00Z">
        <w:r>
          <w:t>If you have completed the challenge  you could explore using L</w:t>
        </w:r>
      </w:ins>
      <w:ins w:id="53" w:author="Vidya Krishnan" w:date="2026-09-23T12:09:00Z" w16du:dateUtc="2026-09-23T12:09:51Z">
        <w:r w:rsidR="2C7065BE">
          <w:t xml:space="preserve">arge Language Models </w:t>
        </w:r>
      </w:ins>
      <w:ins w:id="54" w:author="Vidya Krishnan" w:date="2026-09-21T11:49:00Z" w16du:dateUtc="2026-09-21T10:49:00Z">
        <w:r>
          <w:t xml:space="preserve">to extract details compare with </w:t>
        </w:r>
      </w:ins>
      <w:ins w:id="55" w:author="Vidya Krishnan" w:date="2026-09-21T11:50:00Z" w16du:dateUtc="2026-09-21T10:50:00Z">
        <w:r w:rsidR="337DFCAD">
          <w:t>the information you had gathered and analysed</w:t>
        </w:r>
      </w:ins>
      <w:ins w:id="56" w:author="Vidya Krishnan" w:date="2026-09-21T11:49:00Z" w16du:dateUtc="2026-09-21T10:49:00Z">
        <w:r>
          <w:t>.</w:t>
        </w:r>
      </w:ins>
    </w:p>
    <w:p w14:paraId="3A8924DB" w14:textId="3F643829" w:rsidR="6F7C1967" w:rsidRDefault="6F7C1967" w:rsidP="0AD3AC6F">
      <w:pPr>
        <w:pStyle w:val="Heading2"/>
        <w:rPr>
          <w:rFonts w:ascii="Calibri" w:eastAsia="Calibri" w:hAnsi="Calibri" w:cs="Calibri"/>
          <w:caps w:val="0"/>
          <w:color w:val="000000" w:themeColor="text1"/>
        </w:rPr>
      </w:pPr>
      <w:r w:rsidRPr="0AD3AC6F">
        <w:t>Poster to include</w:t>
      </w:r>
    </w:p>
    <w:p w14:paraId="3FEA60A1" w14:textId="38F9A36A" w:rsidR="6F7C1967" w:rsidRDefault="6F7C1967" w:rsidP="0AD3AC6F">
      <w:pPr>
        <w:pStyle w:val="ListParagraph"/>
        <w:numPr>
          <w:ilvl w:val="0"/>
          <w:numId w:val="14"/>
        </w:numPr>
        <w:spacing w:before="0" w:after="0"/>
        <w:rPr>
          <w:rFonts w:ascii="Calibri" w:eastAsia="Calibri" w:hAnsi="Calibri" w:cs="Calibri"/>
          <w:color w:val="000000" w:themeColor="text1"/>
        </w:rPr>
      </w:pPr>
      <w:r w:rsidRPr="0AD3AC6F">
        <w:rPr>
          <w:rFonts w:ascii="Calibri" w:eastAsia="Calibri" w:hAnsi="Calibri" w:cs="Calibri"/>
          <w:b/>
          <w:bCs/>
          <w:color w:val="000000" w:themeColor="text1"/>
        </w:rPr>
        <w:t xml:space="preserve">Port and month you investigated with details of surge/residual plot </w:t>
      </w:r>
    </w:p>
    <w:p w14:paraId="63A99807" w14:textId="2047F9E2" w:rsidR="6F7C1967" w:rsidRDefault="6F7C1967" w:rsidP="0AD3AC6F">
      <w:pPr>
        <w:pStyle w:val="ListParagraph"/>
        <w:numPr>
          <w:ilvl w:val="0"/>
          <w:numId w:val="14"/>
        </w:numPr>
        <w:spacing w:before="0" w:after="0"/>
        <w:rPr>
          <w:rFonts w:ascii="Calibri" w:eastAsia="Calibri" w:hAnsi="Calibri" w:cs="Calibri"/>
          <w:color w:val="000000" w:themeColor="text1"/>
        </w:rPr>
      </w:pPr>
      <w:r w:rsidRPr="0AD3AC6F">
        <w:rPr>
          <w:rFonts w:ascii="Calibri" w:eastAsia="Calibri" w:hAnsi="Calibri" w:cs="Calibri"/>
          <w:b/>
          <w:bCs/>
          <w:color w:val="000000" w:themeColor="text1"/>
        </w:rPr>
        <w:t>Explanation of tide vs surge residual</w:t>
      </w:r>
    </w:p>
    <w:p w14:paraId="1A50F378" w14:textId="4DB74A54" w:rsidR="6F7C1967" w:rsidRDefault="6F7C1967" w:rsidP="0AD3AC6F">
      <w:pPr>
        <w:pStyle w:val="ListParagraph"/>
        <w:numPr>
          <w:ilvl w:val="0"/>
          <w:numId w:val="14"/>
        </w:numPr>
        <w:spacing w:before="0" w:after="0"/>
        <w:rPr>
          <w:rFonts w:ascii="Calibri" w:eastAsia="Calibri" w:hAnsi="Calibri" w:cs="Calibri"/>
          <w:color w:val="000000" w:themeColor="text1"/>
        </w:rPr>
      </w:pPr>
      <w:r w:rsidRPr="0AD3AC6F">
        <w:rPr>
          <w:rFonts w:ascii="Calibri" w:eastAsia="Calibri" w:hAnsi="Calibri" w:cs="Calibri"/>
          <w:b/>
          <w:bCs/>
          <w:color w:val="000000" w:themeColor="text1"/>
        </w:rPr>
        <w:t>Evidence of the storm event that you chose</w:t>
      </w:r>
    </w:p>
    <w:p w14:paraId="2409AFEE" w14:textId="4F71AEDE" w:rsidR="6F7C1967" w:rsidRDefault="6F7C1967" w:rsidP="0AD3AC6F">
      <w:pPr>
        <w:pStyle w:val="ListParagraph"/>
        <w:numPr>
          <w:ilvl w:val="0"/>
          <w:numId w:val="14"/>
        </w:numPr>
        <w:spacing w:before="0" w:after="0"/>
        <w:rPr>
          <w:rFonts w:ascii="Calibri" w:eastAsia="Calibri" w:hAnsi="Calibri" w:cs="Calibri"/>
          <w:color w:val="000000" w:themeColor="text1"/>
        </w:rPr>
      </w:pPr>
      <w:r w:rsidRPr="0AD3AC6F">
        <w:rPr>
          <w:rFonts w:ascii="Calibri" w:eastAsia="Calibri" w:hAnsi="Calibri" w:cs="Calibri"/>
          <w:b/>
          <w:bCs/>
          <w:color w:val="000000" w:themeColor="text1"/>
        </w:rPr>
        <w:t>Explanations of why these predictions are important</w:t>
      </w:r>
    </w:p>
    <w:p w14:paraId="0BC38FD3" w14:textId="04F26933" w:rsidR="6F7C1967" w:rsidRDefault="6F7C1967" w:rsidP="0AD3AC6F">
      <w:pPr>
        <w:pStyle w:val="ListParagraph"/>
        <w:numPr>
          <w:ilvl w:val="0"/>
          <w:numId w:val="14"/>
        </w:numPr>
        <w:spacing w:before="0" w:after="0"/>
        <w:rPr>
          <w:rFonts w:ascii="Calibri" w:eastAsia="Calibri" w:hAnsi="Calibri" w:cs="Calibri"/>
          <w:color w:val="000000" w:themeColor="text1"/>
        </w:rPr>
      </w:pPr>
      <w:r w:rsidRPr="0AD3AC6F">
        <w:rPr>
          <w:rFonts w:ascii="Calibri" w:eastAsia="Calibri" w:hAnsi="Calibri" w:cs="Calibri"/>
          <w:b/>
          <w:bCs/>
          <w:color w:val="000000" w:themeColor="text1"/>
        </w:rPr>
        <w:t>References to sources</w:t>
      </w:r>
    </w:p>
    <w:p w14:paraId="73469654" w14:textId="3262053F" w:rsidR="000A5D2B" w:rsidRDefault="007B56C1" w:rsidP="007B56C1">
      <w:pPr>
        <w:pStyle w:val="Heading2"/>
      </w:pPr>
      <w:r>
        <w:t>Resources</w:t>
      </w:r>
    </w:p>
    <w:tbl>
      <w:tblPr>
        <w:tblStyle w:val="TableGrid"/>
        <w:tblW w:w="0" w:type="auto"/>
        <w:tblLook w:val="04A0" w:firstRow="1" w:lastRow="0" w:firstColumn="1" w:lastColumn="0" w:noHBand="0" w:noVBand="1"/>
      </w:tblPr>
      <w:tblGrid>
        <w:gridCol w:w="4508"/>
        <w:gridCol w:w="4508"/>
      </w:tblGrid>
      <w:tr w:rsidR="0AD3AC6F" w14:paraId="5456105B" w14:textId="77777777" w:rsidTr="0AD3AC6F">
        <w:trPr>
          <w:trHeight w:val="300"/>
        </w:trPr>
        <w:tc>
          <w:tcPr>
            <w:tcW w:w="4508" w:type="dxa"/>
          </w:tcPr>
          <w:p w14:paraId="3692DD97" w14:textId="3AFC3A59" w:rsidR="0AD3AC6F" w:rsidRDefault="0AD3AC6F" w:rsidP="0AD3AC6F">
            <w:pPr>
              <w:rPr>
                <w:rFonts w:ascii="Segoe UI" w:eastAsia="Segoe UI" w:hAnsi="Segoe UI" w:cs="Segoe UI"/>
                <w:color w:val="242424"/>
                <w:sz w:val="21"/>
                <w:szCs w:val="21"/>
                <w:lang w:val="en-US"/>
              </w:rPr>
            </w:pPr>
            <w:r w:rsidRPr="0AD3AC6F">
              <w:rPr>
                <w:rFonts w:ascii="Segoe UI" w:eastAsia="Segoe UI" w:hAnsi="Segoe UI" w:cs="Segoe UI"/>
                <w:color w:val="242424"/>
                <w:sz w:val="21"/>
                <w:szCs w:val="21"/>
              </w:rPr>
              <w:t>animations of the model forecast</w:t>
            </w:r>
          </w:p>
        </w:tc>
        <w:tc>
          <w:tcPr>
            <w:tcW w:w="4508" w:type="dxa"/>
          </w:tcPr>
          <w:p w14:paraId="0A2F7C6A" w14:textId="26D798D3" w:rsidR="0AD3AC6F" w:rsidRDefault="0AD3AC6F" w:rsidP="0AD3AC6F">
            <w:pPr>
              <w:rPr>
                <w:rFonts w:ascii="Calibri" w:eastAsia="Calibri" w:hAnsi="Calibri" w:cs="Calibri"/>
                <w:color w:val="000000" w:themeColor="text1"/>
                <w:lang w:val="en-US"/>
              </w:rPr>
            </w:pPr>
            <w:hyperlink r:id="rId26">
              <w:r w:rsidRPr="0AD3AC6F">
                <w:rPr>
                  <w:rStyle w:val="Hyperlink"/>
                  <w:sz w:val="21"/>
                  <w:szCs w:val="21"/>
                </w:rPr>
                <w:t>https://ntslf.org/storm-surges/surge-model</w:t>
              </w:r>
            </w:hyperlink>
          </w:p>
        </w:tc>
      </w:tr>
      <w:tr w:rsidR="000A5D2B" w14:paraId="5704EFDB" w14:textId="77777777" w:rsidTr="0AD3AC6F">
        <w:tc>
          <w:tcPr>
            <w:tcW w:w="4508" w:type="dxa"/>
          </w:tcPr>
          <w:p w14:paraId="0FC59A3C" w14:textId="0D782323" w:rsidR="000A5D2B" w:rsidRDefault="007B56C1">
            <w:r>
              <w:t>Current flood warning by Gov</w:t>
            </w:r>
          </w:p>
        </w:tc>
        <w:tc>
          <w:tcPr>
            <w:tcW w:w="4508" w:type="dxa"/>
          </w:tcPr>
          <w:p w14:paraId="2ABAB029" w14:textId="1F6C74B6" w:rsidR="000A5D2B" w:rsidRDefault="007B56C1">
            <w:r w:rsidRPr="007B56C1">
              <w:t>https://check-for-flooding.service.gov.uk/alerts-and-warnings</w:t>
            </w:r>
          </w:p>
        </w:tc>
      </w:tr>
      <w:tr w:rsidR="000A5D2B" w14:paraId="2A357851" w14:textId="77777777" w:rsidTr="0AD3AC6F">
        <w:tc>
          <w:tcPr>
            <w:tcW w:w="4508" w:type="dxa"/>
          </w:tcPr>
          <w:p w14:paraId="73729207" w14:textId="6906386F" w:rsidR="000A5D2B" w:rsidRDefault="00440A21">
            <w:r>
              <w:t>Surge model archive (choose port /year/month)</w:t>
            </w:r>
          </w:p>
        </w:tc>
        <w:tc>
          <w:tcPr>
            <w:tcW w:w="4508" w:type="dxa"/>
          </w:tcPr>
          <w:p w14:paraId="0D58FED9" w14:textId="71EABAB0" w:rsidR="000A5D2B" w:rsidRDefault="00440A21">
            <w:r w:rsidRPr="00440A21">
              <w:t>https://ntslf.org/storm-surges/surge-model/monthly-surge-plots?port=Liverpool&amp;year=2026&amp;mnth=6</w:t>
            </w:r>
          </w:p>
        </w:tc>
      </w:tr>
      <w:tr w:rsidR="000A5D2B" w14:paraId="3B2A5AEC" w14:textId="77777777" w:rsidTr="0AD3AC6F">
        <w:tc>
          <w:tcPr>
            <w:tcW w:w="4508" w:type="dxa"/>
          </w:tcPr>
          <w:p w14:paraId="605578B7" w14:textId="7404118B" w:rsidR="000A5D2B" w:rsidRDefault="00440A21">
            <w:r>
              <w:t>What is storm surge</w:t>
            </w:r>
          </w:p>
        </w:tc>
        <w:tc>
          <w:tcPr>
            <w:tcW w:w="4508" w:type="dxa"/>
          </w:tcPr>
          <w:p w14:paraId="4A04F4A6" w14:textId="37344C44" w:rsidR="000A5D2B" w:rsidRDefault="00440A21">
            <w:r w:rsidRPr="00440A21">
              <w:t>https://ntslf.org/storm-surges/about-storm-surges</w:t>
            </w:r>
          </w:p>
        </w:tc>
      </w:tr>
      <w:tr w:rsidR="000A5D2B" w14:paraId="5E3B819A" w14:textId="77777777" w:rsidTr="0AD3AC6F">
        <w:tc>
          <w:tcPr>
            <w:tcW w:w="4508" w:type="dxa"/>
          </w:tcPr>
          <w:p w14:paraId="62EEE8AC" w14:textId="3056F4A1" w:rsidR="000A5D2B" w:rsidRDefault="00440A21">
            <w:r>
              <w:t>Latest surge forecasts</w:t>
            </w:r>
          </w:p>
        </w:tc>
        <w:tc>
          <w:tcPr>
            <w:tcW w:w="4508" w:type="dxa"/>
          </w:tcPr>
          <w:p w14:paraId="0260FFA1" w14:textId="65C92569" w:rsidR="000A5D2B" w:rsidRDefault="00440A21">
            <w:r w:rsidRPr="00440A21">
              <w:t>https://ntslf.org/storm-surges/surge-model/surge-forecast</w:t>
            </w:r>
          </w:p>
        </w:tc>
      </w:tr>
      <w:tr w:rsidR="000A5D2B" w14:paraId="1BA37B84" w14:textId="77777777" w:rsidTr="0AD3AC6F">
        <w:tc>
          <w:tcPr>
            <w:tcW w:w="4508" w:type="dxa"/>
          </w:tcPr>
          <w:p w14:paraId="2BE7E10B" w14:textId="4D549FA5" w:rsidR="000A5D2B" w:rsidRDefault="4A6A3F97">
            <w:r>
              <w:t>UK tide gauge</w:t>
            </w:r>
            <w:ins w:id="57" w:author="Esther Turner" w:date="2026-09-04T16:10:00Z" w16du:dateUtc="2026-09-04T16:10:18Z">
              <w:r w:rsidR="584A5404">
                <w:t xml:space="preserve"> </w:t>
              </w:r>
            </w:ins>
            <w:r>
              <w:t>network</w:t>
            </w:r>
          </w:p>
        </w:tc>
        <w:tc>
          <w:tcPr>
            <w:tcW w:w="4508" w:type="dxa"/>
          </w:tcPr>
          <w:p w14:paraId="79B12348" w14:textId="0FF59F66" w:rsidR="000A5D2B" w:rsidRDefault="00440A21">
            <w:r w:rsidRPr="00440A21">
              <w:t>https://ntslf.org/tides/uk-network</w:t>
            </w:r>
          </w:p>
        </w:tc>
      </w:tr>
    </w:tbl>
    <w:p w14:paraId="3DD8747A" w14:textId="513B8412" w:rsidR="007D634B" w:rsidRDefault="42FE0B6C">
      <w:r>
        <w:t xml:space="preserve"> </w:t>
      </w:r>
    </w:p>
    <w:p w14:paraId="7F18DC35" w14:textId="3CDE522B" w:rsidR="42FE0B6C" w:rsidRDefault="42FE0B6C"/>
    <w:p w14:paraId="4EFE9D2F" w14:textId="1CCE9ACA" w:rsidR="42FE0B6C" w:rsidRDefault="42FE0B6C" w:rsidP="42FE0B6C">
      <w:pPr>
        <w:pStyle w:val="Heading1"/>
        <w:pBdr>
          <w:top w:val="single" w:sz="24" w:space="0" w:color="4472C4"/>
          <w:left w:val="single" w:sz="24" w:space="0" w:color="4472C4"/>
          <w:bottom w:val="single" w:sz="24" w:space="0" w:color="4472C4"/>
          <w:right w:val="single" w:sz="24" w:space="0" w:color="4472C4"/>
        </w:pBdr>
        <w:rPr>
          <w:rFonts w:ascii="Calibri" w:eastAsia="Calibri" w:hAnsi="Calibri" w:cs="Calibri"/>
        </w:rPr>
      </w:pPr>
      <w:r w:rsidRPr="42FE0B6C">
        <w:rPr>
          <w:rFonts w:ascii="Calibri" w:eastAsia="Calibri" w:hAnsi="Calibri" w:cs="Calibri"/>
        </w:rPr>
        <w:t>NOC x CTC Skills Accelerator Program 2026 –  CHALLENGE 3</w:t>
      </w:r>
    </w:p>
    <w:tbl>
      <w:tblPr>
        <w:tblStyle w:val="GridTable5Dark"/>
        <w:tblW w:w="0" w:type="auto"/>
        <w:tblBorders>
          <w:top w:val="single" w:sz="6" w:space="0" w:color="auto"/>
          <w:left w:val="single" w:sz="6" w:space="0" w:color="auto"/>
          <w:bottom w:val="single" w:sz="6" w:space="0" w:color="auto"/>
          <w:right w:val="single" w:sz="6" w:space="0" w:color="auto"/>
        </w:tblBorders>
        <w:tblLook w:val="0680" w:firstRow="0" w:lastRow="0" w:firstColumn="1" w:lastColumn="0" w:noHBand="1" w:noVBand="1"/>
      </w:tblPr>
      <w:tblGrid>
        <w:gridCol w:w="4500"/>
        <w:gridCol w:w="4500"/>
      </w:tblGrid>
      <w:tr w:rsidR="42FE0B6C" w14:paraId="3AF23B4A" w14:textId="77777777" w:rsidTr="0AD3AC6F">
        <w:trPr>
          <w:trHeight w:val="300"/>
        </w:trPr>
        <w:tc>
          <w:tcPr>
            <w:cnfStyle w:val="001000000000" w:firstRow="0" w:lastRow="0" w:firstColumn="1" w:lastColumn="0" w:oddVBand="0" w:evenVBand="0" w:oddHBand="0" w:evenHBand="0" w:firstRowFirstColumn="0" w:firstRowLastColumn="0" w:lastRowFirstColumn="0" w:lastRowLastColumn="0"/>
            <w:tcW w:w="4500" w:type="dxa"/>
            <w:tcBorders>
              <w:top w:val="single" w:sz="6" w:space="0" w:color="FFFFFF" w:themeColor="background1"/>
              <w:left w:val="single" w:sz="6" w:space="0" w:color="FFFFFF" w:themeColor="background1"/>
            </w:tcBorders>
            <w:tcMar>
              <w:left w:w="105" w:type="dxa"/>
              <w:right w:w="105" w:type="dxa"/>
            </w:tcMar>
          </w:tcPr>
          <w:p w14:paraId="3D866558" w14:textId="34ED6CE2" w:rsidR="42FE0B6C" w:rsidRDefault="42FE0B6C" w:rsidP="42FE0B6C">
            <w:pPr>
              <w:spacing w:line="259" w:lineRule="auto"/>
              <w:rPr>
                <w:rFonts w:ascii="Calibri" w:eastAsia="Calibri" w:hAnsi="Calibri" w:cs="Calibri"/>
              </w:rPr>
            </w:pPr>
            <w:r w:rsidRPr="42FE0B6C">
              <w:rPr>
                <w:rFonts w:ascii="Calibri" w:eastAsia="Calibri" w:hAnsi="Calibri" w:cs="Calibri"/>
                <w:b w:val="0"/>
                <w:bCs w:val="0"/>
              </w:rPr>
              <w:t>Stem Stream</w:t>
            </w:r>
          </w:p>
        </w:tc>
        <w:tc>
          <w:tcPr>
            <w:tcW w:w="4500" w:type="dxa"/>
            <w:tcMar>
              <w:left w:w="105" w:type="dxa"/>
              <w:right w:w="105" w:type="dxa"/>
            </w:tcMar>
          </w:tcPr>
          <w:p w14:paraId="321EE2DF" w14:textId="5DDE6510" w:rsidR="42FE0B6C" w:rsidRDefault="50C0943C" w:rsidP="42FE0B6C">
            <w:pPr>
              <w:spacing w:line="259" w:lineRule="auto"/>
              <w:cnfStyle w:val="000000000000" w:firstRow="0" w:lastRow="0" w:firstColumn="0" w:lastColumn="0" w:oddVBand="0" w:evenVBand="0" w:oddHBand="0" w:evenHBand="0" w:firstRowFirstColumn="0" w:firstRowLastColumn="0" w:lastRowFirstColumn="0" w:lastRowLastColumn="0"/>
            </w:pPr>
            <w:r w:rsidRPr="0AD3AC6F">
              <w:rPr>
                <w:rFonts w:ascii="Calibri" w:eastAsia="Calibri" w:hAnsi="Calibri" w:cs="Calibri"/>
              </w:rPr>
              <w:t>Oceanography</w:t>
            </w:r>
          </w:p>
        </w:tc>
      </w:tr>
      <w:tr w:rsidR="42FE0B6C" w14:paraId="4158DC90" w14:textId="77777777" w:rsidTr="0AD3AC6F">
        <w:trPr>
          <w:trHeight w:val="300"/>
        </w:trPr>
        <w:tc>
          <w:tcPr>
            <w:cnfStyle w:val="001000000000" w:firstRow="0" w:lastRow="0" w:firstColumn="1" w:lastColumn="0" w:oddVBand="0" w:evenVBand="0" w:oddHBand="0" w:evenHBand="0" w:firstRowFirstColumn="0" w:firstRowLastColumn="0" w:lastRowFirstColumn="0" w:lastRowLastColumn="0"/>
            <w:tcW w:w="4500" w:type="dxa"/>
            <w:tcBorders>
              <w:left w:val="single" w:sz="6" w:space="0" w:color="FFFFFF" w:themeColor="background1"/>
            </w:tcBorders>
            <w:tcMar>
              <w:left w:w="105" w:type="dxa"/>
              <w:right w:w="105" w:type="dxa"/>
            </w:tcMar>
          </w:tcPr>
          <w:p w14:paraId="2E58D745" w14:textId="2D9D2EE0" w:rsidR="42FE0B6C" w:rsidRDefault="42FE0B6C" w:rsidP="42FE0B6C">
            <w:pPr>
              <w:spacing w:line="259" w:lineRule="auto"/>
              <w:rPr>
                <w:rFonts w:ascii="Calibri" w:eastAsia="Calibri" w:hAnsi="Calibri" w:cs="Calibri"/>
              </w:rPr>
            </w:pPr>
            <w:r w:rsidRPr="42FE0B6C">
              <w:rPr>
                <w:rFonts w:ascii="Calibri" w:eastAsia="Calibri" w:hAnsi="Calibri" w:cs="Calibri"/>
                <w:b w:val="0"/>
                <w:bCs w:val="0"/>
              </w:rPr>
              <w:t>Proposed by</w:t>
            </w:r>
          </w:p>
        </w:tc>
        <w:tc>
          <w:tcPr>
            <w:tcW w:w="4500" w:type="dxa"/>
            <w:tcMar>
              <w:left w:w="105" w:type="dxa"/>
              <w:right w:w="105" w:type="dxa"/>
            </w:tcMar>
          </w:tcPr>
          <w:p w14:paraId="42B33D30" w14:textId="4CDE2168" w:rsidR="42FE0B6C" w:rsidRDefault="42FE0B6C" w:rsidP="42FE0B6C">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42FE0B6C">
              <w:rPr>
                <w:rFonts w:ascii="Calibri" w:eastAsia="Calibri" w:hAnsi="Calibri" w:cs="Calibri"/>
              </w:rPr>
              <w:t>Magda Juarez and Tobias Ferreira</w:t>
            </w:r>
          </w:p>
        </w:tc>
      </w:tr>
      <w:tr w:rsidR="42FE0B6C" w14:paraId="690BC9B7" w14:textId="77777777" w:rsidTr="0AD3AC6F">
        <w:trPr>
          <w:trHeight w:val="300"/>
        </w:trPr>
        <w:tc>
          <w:tcPr>
            <w:cnfStyle w:val="001000000000" w:firstRow="0" w:lastRow="0" w:firstColumn="1" w:lastColumn="0" w:oddVBand="0" w:evenVBand="0" w:oddHBand="0" w:evenHBand="0" w:firstRowFirstColumn="0" w:firstRowLastColumn="0" w:lastRowFirstColumn="0" w:lastRowLastColumn="0"/>
            <w:tcW w:w="4500" w:type="dxa"/>
            <w:tcBorders>
              <w:left w:val="single" w:sz="6" w:space="0" w:color="FFFFFF" w:themeColor="background1"/>
              <w:bottom w:val="single" w:sz="6" w:space="0" w:color="FFFFFF" w:themeColor="background1"/>
            </w:tcBorders>
            <w:tcMar>
              <w:left w:w="105" w:type="dxa"/>
              <w:right w:w="105" w:type="dxa"/>
            </w:tcMar>
          </w:tcPr>
          <w:p w14:paraId="6A454D45" w14:textId="06701182" w:rsidR="42FE0B6C" w:rsidRDefault="42FE0B6C" w:rsidP="42FE0B6C">
            <w:pPr>
              <w:spacing w:line="259" w:lineRule="auto"/>
              <w:rPr>
                <w:rFonts w:ascii="Calibri" w:eastAsia="Calibri" w:hAnsi="Calibri" w:cs="Calibri"/>
              </w:rPr>
            </w:pPr>
            <w:r w:rsidRPr="42FE0B6C">
              <w:rPr>
                <w:rFonts w:ascii="Calibri" w:eastAsia="Calibri" w:hAnsi="Calibri" w:cs="Calibri"/>
                <w:b w:val="0"/>
                <w:bCs w:val="0"/>
              </w:rPr>
              <w:t>Background context</w:t>
            </w:r>
          </w:p>
        </w:tc>
        <w:tc>
          <w:tcPr>
            <w:tcW w:w="4500" w:type="dxa"/>
            <w:tcMar>
              <w:left w:w="105" w:type="dxa"/>
              <w:right w:w="105" w:type="dxa"/>
            </w:tcMar>
          </w:tcPr>
          <w:p w14:paraId="5E674BC1" w14:textId="5ACFB610" w:rsidR="42FE0B6C" w:rsidRDefault="42FE0B6C" w:rsidP="42FE0B6C">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42FE0B6C">
              <w:rPr>
                <w:rFonts w:ascii="Calibri" w:eastAsia="Calibri" w:hAnsi="Calibri" w:cs="Calibri"/>
              </w:rPr>
              <w:t>Evolution of Sea Ice Age in the Arctic Ocean</w:t>
            </w:r>
          </w:p>
        </w:tc>
      </w:tr>
    </w:tbl>
    <w:p w14:paraId="5B2ACFC6" w14:textId="7EAECECD" w:rsidR="42FE0B6C" w:rsidRDefault="42FE0B6C" w:rsidP="42FE0B6C">
      <w:pPr>
        <w:pBdr>
          <w:top w:val="single" w:sz="24" w:space="0" w:color="D9E2F3"/>
          <w:left w:val="single" w:sz="24" w:space="0" w:color="D9E2F3"/>
          <w:bottom w:val="single" w:sz="24" w:space="0" w:color="D9E2F3"/>
          <w:right w:val="single" w:sz="24" w:space="0" w:color="D9E2F3"/>
        </w:pBdr>
        <w:shd w:val="clear" w:color="auto" w:fill="D9E2F3" w:themeFill="accent1" w:themeFillTint="33"/>
        <w:spacing w:after="0"/>
        <w:rPr>
          <w:rFonts w:ascii="Calibri" w:eastAsia="Calibri" w:hAnsi="Calibri" w:cs="Calibri"/>
          <w:caps/>
          <w:color w:val="000000" w:themeColor="text1"/>
        </w:rPr>
      </w:pPr>
      <w:r w:rsidRPr="42FE0B6C">
        <w:rPr>
          <w:rStyle w:val="Heading2Char"/>
          <w:rFonts w:ascii="Calibri" w:eastAsia="Calibri" w:hAnsi="Calibri" w:cs="Calibri"/>
          <w:color w:val="000000" w:themeColor="text1"/>
        </w:rPr>
        <w:t>Background Context</w:t>
      </w:r>
      <w:r w:rsidRPr="42FE0B6C">
        <w:rPr>
          <w:rFonts w:ascii="Calibri" w:eastAsia="Calibri" w:hAnsi="Calibri" w:cs="Calibri"/>
          <w:b/>
          <w:bCs/>
          <w:caps/>
          <w:color w:val="000000" w:themeColor="text1"/>
        </w:rPr>
        <w:t xml:space="preserve">: </w:t>
      </w:r>
    </w:p>
    <w:p w14:paraId="32E14F95" w14:textId="7C5EEC95" w:rsidR="42FE0B6C" w:rsidRDefault="42FE0B6C">
      <w:r w:rsidRPr="42FE0B6C">
        <w:rPr>
          <w:rFonts w:ascii="Calibri" w:eastAsia="Calibri" w:hAnsi="Calibri" w:cs="Calibri"/>
          <w:color w:val="000000" w:themeColor="text1"/>
        </w:rPr>
        <w:t xml:space="preserve">Arctic sea ice is home of some ice-dependant animals like seals, walruses, polar bears and some birds, which provides them a place for hunting, resting and breeding. Poor ice conditions affect animal livelihoods and abilities to reproduce. Also, thriving small communities living on the coast rely on sea ice for travel and hunting and to protect coastline from strong windstorms. </w:t>
      </w:r>
    </w:p>
    <w:p w14:paraId="56E1F79D" w14:textId="55112BEA" w:rsidR="42FE0B6C" w:rsidRDefault="42FE0B6C" w:rsidP="42FE0B6C">
      <w:pPr>
        <w:rPr>
          <w:rFonts w:ascii="Calibri" w:eastAsia="Calibri" w:hAnsi="Calibri" w:cs="Calibri"/>
          <w:color w:val="000000" w:themeColor="text1"/>
        </w:rPr>
      </w:pPr>
      <w:r w:rsidRPr="42FE0B6C">
        <w:rPr>
          <w:rFonts w:ascii="Calibri" w:eastAsia="Calibri" w:hAnsi="Calibri" w:cs="Calibri"/>
          <w:color w:val="000000" w:themeColor="text1"/>
        </w:rPr>
        <w:t xml:space="preserve">Arctic sea ice </w:t>
      </w:r>
      <w:commentRangeStart w:id="58"/>
      <w:commentRangeStart w:id="59"/>
      <w:r w:rsidRPr="42FE0B6C">
        <w:rPr>
          <w:rFonts w:ascii="Calibri" w:eastAsia="Calibri" w:hAnsi="Calibri" w:cs="Calibri"/>
          <w:color w:val="000000" w:themeColor="text1"/>
        </w:rPr>
        <w:t>moderates global heat exchange between the ocean an atmosphere, sustains polar wildlife and acts as a sensitive indicator of climate change</w:t>
      </w:r>
      <w:commentRangeEnd w:id="58"/>
      <w:r w:rsidRPr="42FE0B6C">
        <w:rPr>
          <w:rStyle w:val="CommentReference"/>
          <w:rFonts w:ascii="Calibri" w:eastAsia="Calibri" w:hAnsi="Calibri" w:cs="Calibri"/>
          <w:color w:val="000000" w:themeColor="text1"/>
          <w:sz w:val="20"/>
          <w:szCs w:val="20"/>
        </w:rPr>
        <w:commentReference w:id="58"/>
      </w:r>
      <w:commentRangeEnd w:id="59"/>
      <w:r w:rsidRPr="42FE0B6C">
        <w:rPr>
          <w:rStyle w:val="CommentReference"/>
          <w:rFonts w:ascii="Calibri" w:eastAsia="Calibri" w:hAnsi="Calibri" w:cs="Calibri"/>
          <w:color w:val="000000" w:themeColor="text1"/>
          <w:sz w:val="20"/>
          <w:szCs w:val="20"/>
        </w:rPr>
        <w:commentReference w:id="59"/>
      </w:r>
      <w:r w:rsidRPr="42FE0B6C">
        <w:rPr>
          <w:rFonts w:ascii="Calibri" w:eastAsia="Calibri" w:hAnsi="Calibri" w:cs="Calibri"/>
          <w:color w:val="000000" w:themeColor="text1"/>
        </w:rPr>
        <w:t>. Its bright white surface reflects most incoming sunlight back into space, a property known as high albedo, which helps stabilize the global climate. So, monitoring Arctic sea ice is critical because changes in the polar ice cap directly drive global weather patterns, ocean circulation and marine ecosystems.</w:t>
      </w:r>
    </w:p>
    <w:p w14:paraId="06394B93" w14:textId="073A343D" w:rsidR="42FE0B6C" w:rsidRDefault="3BB699DC" w:rsidP="42FE0B6C">
      <w:r w:rsidRPr="0AD3AC6F">
        <w:rPr>
          <w:rFonts w:ascii="Calibri" w:eastAsia="Calibri" w:hAnsi="Calibri" w:cs="Calibri"/>
          <w:color w:val="000000" w:themeColor="text1"/>
        </w:rPr>
        <w:t>The ‘Breaking the ice’ portal, developed by NOC, lets you track 40 years of shrinking Arctic sea ice in few minutes. Watch how sea ice age has changed from 1984 to 2024 through monthly views (‘Month’ option), year-by-year updates (‘Year’ option), or 40-year monthly average (‘Average (month)’ option).</w:t>
      </w:r>
      <w:r w:rsidR="36F91150" w:rsidRPr="0AD3AC6F">
        <w:rPr>
          <w:rFonts w:ascii="Calibri" w:eastAsia="Calibri" w:hAnsi="Calibri" w:cs="Calibri"/>
          <w:color w:val="000000" w:themeColor="text1"/>
        </w:rPr>
        <w:t xml:space="preserve"> Sea ice age metadata </w:t>
      </w:r>
      <w:r w:rsidR="5148B555" w:rsidRPr="0AD3AC6F">
        <w:rPr>
          <w:rFonts w:ascii="Calibri" w:eastAsia="Calibri" w:hAnsi="Calibri" w:cs="Calibri"/>
          <w:color w:val="000000" w:themeColor="text1"/>
        </w:rPr>
        <w:t>is available</w:t>
      </w:r>
      <w:r w:rsidR="36F91150" w:rsidRPr="0AD3AC6F">
        <w:rPr>
          <w:rFonts w:ascii="Calibri" w:eastAsia="Calibri" w:hAnsi="Calibri" w:cs="Calibri"/>
          <w:color w:val="000000" w:themeColor="text1"/>
        </w:rPr>
        <w:t xml:space="preserve"> at the bottom of the </w:t>
      </w:r>
      <w:r w:rsidR="0719D878" w:rsidRPr="0AD3AC6F">
        <w:rPr>
          <w:rFonts w:ascii="Calibri" w:eastAsia="Calibri" w:hAnsi="Calibri" w:cs="Calibri"/>
          <w:color w:val="000000" w:themeColor="text1"/>
        </w:rPr>
        <w:t>portal,</w:t>
      </w:r>
      <w:r w:rsidR="36F91150" w:rsidRPr="0AD3AC6F">
        <w:rPr>
          <w:rFonts w:ascii="Calibri" w:eastAsia="Calibri" w:hAnsi="Calibri" w:cs="Calibri"/>
          <w:color w:val="000000" w:themeColor="text1"/>
        </w:rPr>
        <w:t xml:space="preserve"> </w:t>
      </w:r>
      <w:r w:rsidR="39C5835A" w:rsidRPr="0AD3AC6F">
        <w:rPr>
          <w:rFonts w:ascii="Calibri" w:eastAsia="Calibri" w:hAnsi="Calibri" w:cs="Calibri"/>
          <w:color w:val="000000" w:themeColor="text1"/>
        </w:rPr>
        <w:t>providing</w:t>
      </w:r>
      <w:r w:rsidR="51DFA83E" w:rsidRPr="0AD3AC6F">
        <w:rPr>
          <w:rFonts w:ascii="Calibri" w:eastAsia="Calibri" w:hAnsi="Calibri" w:cs="Calibri"/>
          <w:color w:val="000000" w:themeColor="text1"/>
        </w:rPr>
        <w:t xml:space="preserve"> context</w:t>
      </w:r>
      <w:r w:rsidR="1233721A" w:rsidRPr="0AD3AC6F">
        <w:rPr>
          <w:rFonts w:ascii="Calibri" w:eastAsia="Calibri" w:hAnsi="Calibri" w:cs="Calibri"/>
          <w:color w:val="000000" w:themeColor="text1"/>
        </w:rPr>
        <w:t xml:space="preserve"> and details</w:t>
      </w:r>
      <w:r w:rsidR="51DFA83E" w:rsidRPr="0AD3AC6F">
        <w:rPr>
          <w:rFonts w:ascii="Calibri" w:eastAsia="Calibri" w:hAnsi="Calibri" w:cs="Calibri"/>
          <w:color w:val="000000" w:themeColor="text1"/>
        </w:rPr>
        <w:t xml:space="preserve"> </w:t>
      </w:r>
      <w:r w:rsidR="251CACC3" w:rsidRPr="0AD3AC6F">
        <w:rPr>
          <w:rFonts w:ascii="Calibri" w:eastAsia="Calibri" w:hAnsi="Calibri" w:cs="Calibri"/>
          <w:color w:val="000000" w:themeColor="text1"/>
        </w:rPr>
        <w:t>about</w:t>
      </w:r>
      <w:r w:rsidR="51DFA83E" w:rsidRPr="0AD3AC6F">
        <w:rPr>
          <w:rFonts w:ascii="Calibri" w:eastAsia="Calibri" w:hAnsi="Calibri" w:cs="Calibri"/>
          <w:color w:val="000000" w:themeColor="text1"/>
        </w:rPr>
        <w:t xml:space="preserve"> </w:t>
      </w:r>
      <w:r w:rsidR="16C1766A" w:rsidRPr="0AD3AC6F">
        <w:rPr>
          <w:rFonts w:ascii="Calibri" w:eastAsia="Calibri" w:hAnsi="Calibri" w:cs="Calibri"/>
          <w:color w:val="000000" w:themeColor="text1"/>
        </w:rPr>
        <w:t>the</w:t>
      </w:r>
      <w:r w:rsidR="51DFA83E" w:rsidRPr="0AD3AC6F">
        <w:rPr>
          <w:rFonts w:ascii="Calibri" w:eastAsia="Calibri" w:hAnsi="Calibri" w:cs="Calibri"/>
          <w:color w:val="000000" w:themeColor="text1"/>
        </w:rPr>
        <w:t xml:space="preserve"> dataset.</w:t>
      </w:r>
      <w:r w:rsidR="36F91150" w:rsidRPr="0AD3AC6F">
        <w:rPr>
          <w:rFonts w:ascii="Calibri" w:eastAsia="Calibri" w:hAnsi="Calibri" w:cs="Calibri"/>
          <w:color w:val="000000" w:themeColor="text1"/>
        </w:rPr>
        <w:t xml:space="preserve"> </w:t>
      </w:r>
    </w:p>
    <w:p w14:paraId="518FE129" w14:textId="560FDB83" w:rsidR="6A23A6BA" w:rsidRDefault="5DFE5DD3" w:rsidP="0AD3AC6F">
      <w:pPr>
        <w:spacing w:before="0" w:after="0" w:line="300" w:lineRule="auto"/>
      </w:pPr>
      <w:r w:rsidRPr="645647AF">
        <w:rPr>
          <w:color w:val="000000" w:themeColor="text1"/>
        </w:rPr>
        <w:t xml:space="preserve">To understand a dataset properly, scientists also use metadata, which is information that describes the data and explains how it was collected and processed. The sea ice metadata is available at the bottom of the portal and provides important background information about the dataset. You can learn more about metadata in the </w:t>
      </w:r>
      <w:hyperlink w:anchor="METADATA" w:history="1">
        <w:r w:rsidRPr="645647AF">
          <w:rPr>
            <w:rStyle w:val="Hyperlink"/>
          </w:rPr>
          <w:t>Metadata section below.</w:t>
        </w:r>
      </w:hyperlink>
    </w:p>
    <w:p w14:paraId="2F2CAAE4" w14:textId="367DB66A" w:rsidR="645647AF" w:rsidRDefault="645647AF" w:rsidP="645647AF">
      <w:pPr>
        <w:spacing w:before="0" w:after="0" w:line="300" w:lineRule="auto"/>
      </w:pPr>
    </w:p>
    <w:p w14:paraId="5089A82F" w14:textId="21B7C79D" w:rsidR="1F70E08D" w:rsidRDefault="37AA92FE" w:rsidP="645647AF">
      <w:pPr>
        <w:spacing w:before="0" w:after="0" w:line="300" w:lineRule="auto"/>
      </w:pPr>
      <w:r>
        <w:t>There is also a CSV file containing monthly statistics derived from the sea-ice age data. These statistics include the monthly mean, standard deviation</w:t>
      </w:r>
      <w:r w:rsidR="2C1B238F">
        <w:t xml:space="preserve"> of sea ice age, broken down by month and year</w:t>
      </w:r>
      <w:r>
        <w:t>, and the area covered by sea ice in different age categories: 0-1 years, 1-2 years, 2-3 years, 3-4 years, and more than 4 years old. You can use this information to support your analysis and provide more detailed and quantitative answers. The file is available here</w:t>
      </w:r>
      <w:r w:rsidR="7534EEDF">
        <w:t xml:space="preserve"> (</w:t>
      </w:r>
      <w:hyperlink r:id="rId27">
        <w:r w:rsidRPr="58EBDCCF">
          <w:rPr>
            <w:rStyle w:val="Hyperlink"/>
          </w:rPr>
          <w:t>age_of_sea_ice_statistics.csv</w:t>
        </w:r>
      </w:hyperlink>
      <w:r w:rsidR="635F8184">
        <w:t>), and here you can find the metadata that explain each column of the file (</w:t>
      </w:r>
      <w:hyperlink r:id="rId28">
        <w:r w:rsidR="635F8184" w:rsidRPr="58EBDCCF">
          <w:rPr>
            <w:rStyle w:val="Hyperlink"/>
          </w:rPr>
          <w:t>metadata.txt</w:t>
        </w:r>
      </w:hyperlink>
      <w:r w:rsidR="635F8184">
        <w:t>).</w:t>
      </w:r>
    </w:p>
    <w:p w14:paraId="60BABAD5" w14:textId="063DEEC6" w:rsidR="35F464DD" w:rsidRDefault="35F464DD" w:rsidP="35F464DD">
      <w:pPr>
        <w:spacing w:before="0" w:after="0" w:line="300" w:lineRule="auto"/>
      </w:pPr>
    </w:p>
    <w:p w14:paraId="69999EBC" w14:textId="789470A1" w:rsidR="42FE0B6C" w:rsidRDefault="42FE0B6C" w:rsidP="42FE0B6C">
      <w:pPr>
        <w:pStyle w:val="Heading2"/>
        <w:pBdr>
          <w:top w:val="single" w:sz="24" w:space="0" w:color="D9E2F3"/>
          <w:left w:val="single" w:sz="24" w:space="0" w:color="D9E2F3"/>
          <w:bottom w:val="single" w:sz="24" w:space="0" w:color="D9E2F3"/>
          <w:right w:val="single" w:sz="24" w:space="0" w:color="D9E2F3"/>
        </w:pBdr>
        <w:rPr>
          <w:rFonts w:ascii="Calibri" w:eastAsia="Calibri" w:hAnsi="Calibri" w:cs="Calibri"/>
          <w:color w:val="000000" w:themeColor="text1"/>
        </w:rPr>
      </w:pPr>
      <w:r w:rsidRPr="42FE0B6C">
        <w:rPr>
          <w:rFonts w:ascii="Calibri" w:eastAsia="Calibri" w:hAnsi="Calibri" w:cs="Calibri"/>
          <w:color w:val="000000" w:themeColor="text1"/>
        </w:rPr>
        <w:t>Challenge</w:t>
      </w:r>
    </w:p>
    <w:p w14:paraId="0106EA6F" w14:textId="236FCFAE" w:rsidR="42FE0B6C" w:rsidRDefault="42FE0B6C" w:rsidP="42FE0B6C">
      <w:pPr>
        <w:ind w:left="720"/>
        <w:rPr>
          <w:rFonts w:ascii="Calibri" w:eastAsia="Calibri" w:hAnsi="Calibri" w:cs="Calibri"/>
          <w:color w:val="000000" w:themeColor="text1"/>
        </w:rPr>
      </w:pPr>
      <w:r w:rsidRPr="42FE0B6C">
        <w:rPr>
          <w:rFonts w:ascii="Calibri" w:eastAsia="Calibri" w:hAnsi="Calibri" w:cs="Calibri"/>
          <w:color w:val="000000" w:themeColor="text1"/>
        </w:rPr>
        <w:t>Visit ‘Breaking the ice’ portal and:</w:t>
      </w:r>
    </w:p>
    <w:p w14:paraId="1CAE4137" w14:textId="590E7876" w:rsidR="42FE0B6C" w:rsidRDefault="42FE0B6C" w:rsidP="42FE0B6C">
      <w:pPr>
        <w:pStyle w:val="ListParagraph"/>
        <w:numPr>
          <w:ilvl w:val="0"/>
          <w:numId w:val="10"/>
        </w:numPr>
        <w:rPr>
          <w:rFonts w:ascii="Calibri" w:eastAsia="Calibri" w:hAnsi="Calibri" w:cs="Calibri"/>
          <w:color w:val="000000" w:themeColor="text1"/>
        </w:rPr>
      </w:pPr>
      <w:r w:rsidRPr="42FE0B6C">
        <w:rPr>
          <w:rFonts w:ascii="Calibri" w:eastAsia="Calibri" w:hAnsi="Calibri" w:cs="Calibri"/>
          <w:color w:val="000000" w:themeColor="text1"/>
        </w:rPr>
        <w:t xml:space="preserve">Identify </w:t>
      </w:r>
      <w:commentRangeStart w:id="60"/>
      <w:commentRangeStart w:id="61"/>
      <w:r w:rsidRPr="42FE0B6C">
        <w:rPr>
          <w:rFonts w:ascii="Calibri" w:eastAsia="Calibri" w:hAnsi="Calibri" w:cs="Calibri"/>
          <w:color w:val="000000" w:themeColor="text1"/>
        </w:rPr>
        <w:t>metadata for the portal’s sea ice age dataset</w:t>
      </w:r>
      <w:commentRangeEnd w:id="60"/>
      <w:r w:rsidRPr="42FE0B6C">
        <w:rPr>
          <w:rStyle w:val="CommentReference"/>
          <w:rFonts w:ascii="Calibri" w:eastAsia="Calibri" w:hAnsi="Calibri" w:cs="Calibri"/>
          <w:color w:val="000000" w:themeColor="text1"/>
          <w:sz w:val="20"/>
          <w:szCs w:val="20"/>
        </w:rPr>
        <w:commentReference w:id="60"/>
      </w:r>
      <w:commentRangeEnd w:id="61"/>
      <w:r w:rsidRPr="42FE0B6C">
        <w:rPr>
          <w:rStyle w:val="CommentReference"/>
          <w:rFonts w:ascii="Calibri" w:eastAsia="Calibri" w:hAnsi="Calibri" w:cs="Calibri"/>
          <w:color w:val="000000" w:themeColor="text1"/>
          <w:sz w:val="20"/>
          <w:szCs w:val="20"/>
        </w:rPr>
        <w:commentReference w:id="61"/>
      </w:r>
      <w:r w:rsidRPr="42FE0B6C">
        <w:rPr>
          <w:rFonts w:ascii="Calibri" w:eastAsia="Calibri" w:hAnsi="Calibri" w:cs="Calibri"/>
          <w:color w:val="000000" w:themeColor="text1"/>
        </w:rPr>
        <w:t xml:space="preserve"> and explain what it reveals about the data.</w:t>
      </w:r>
    </w:p>
    <w:p w14:paraId="68EE1217" w14:textId="64AB28F7" w:rsidR="42FE0B6C" w:rsidRDefault="42FE0B6C" w:rsidP="42FE0B6C">
      <w:pPr>
        <w:pStyle w:val="ListParagraph"/>
        <w:numPr>
          <w:ilvl w:val="0"/>
          <w:numId w:val="10"/>
        </w:numPr>
        <w:rPr>
          <w:rFonts w:ascii="Calibri" w:eastAsia="Calibri" w:hAnsi="Calibri" w:cs="Calibri"/>
          <w:color w:val="000000" w:themeColor="text1"/>
        </w:rPr>
      </w:pPr>
      <w:r w:rsidRPr="42FE0B6C">
        <w:rPr>
          <w:rFonts w:ascii="Calibri" w:eastAsia="Calibri" w:hAnsi="Calibri" w:cs="Calibri"/>
          <w:color w:val="000000" w:themeColor="text1"/>
        </w:rPr>
        <w:t>Identify the scientific methods used to gather sea ice age data.</w:t>
      </w:r>
    </w:p>
    <w:p w14:paraId="74EE11E2" w14:textId="7F04CCCB" w:rsidR="42FE0B6C" w:rsidRDefault="42FE0B6C" w:rsidP="42FE0B6C">
      <w:pPr>
        <w:pStyle w:val="ListParagraph"/>
        <w:numPr>
          <w:ilvl w:val="0"/>
          <w:numId w:val="10"/>
        </w:numPr>
        <w:rPr>
          <w:rFonts w:ascii="Calibri" w:eastAsia="Calibri" w:hAnsi="Calibri" w:cs="Calibri"/>
          <w:color w:val="000000" w:themeColor="text1"/>
        </w:rPr>
      </w:pPr>
      <w:r w:rsidRPr="42FE0B6C">
        <w:rPr>
          <w:rFonts w:ascii="Calibri" w:eastAsia="Calibri" w:hAnsi="Calibri" w:cs="Calibri"/>
          <w:color w:val="000000" w:themeColor="text1"/>
        </w:rPr>
        <w:t>Identify which years have the least sea ice in the Arctic Ocean.</w:t>
      </w:r>
    </w:p>
    <w:p w14:paraId="28653137" w14:textId="597A8E15" w:rsidR="42FE0B6C" w:rsidRDefault="29D41595" w:rsidP="42FE0B6C">
      <w:pPr>
        <w:pStyle w:val="ListParagraph"/>
        <w:numPr>
          <w:ilvl w:val="0"/>
          <w:numId w:val="10"/>
        </w:numPr>
        <w:rPr>
          <w:rFonts w:ascii="Calibri" w:eastAsia="Calibri" w:hAnsi="Calibri" w:cs="Calibri"/>
          <w:color w:val="000000" w:themeColor="text1"/>
        </w:rPr>
      </w:pPr>
      <w:r w:rsidRPr="645647AF">
        <w:rPr>
          <w:rFonts w:ascii="Calibri" w:eastAsia="Calibri" w:hAnsi="Calibri" w:cs="Calibri"/>
          <w:color w:val="000000" w:themeColor="text1"/>
        </w:rPr>
        <w:t>Identify which month has the most sea ice on average.</w:t>
      </w:r>
    </w:p>
    <w:p w14:paraId="22F4C47C" w14:textId="48498738" w:rsidR="60D29681" w:rsidRDefault="60D29681" w:rsidP="645647AF">
      <w:pPr>
        <w:pStyle w:val="ListParagraph"/>
        <w:numPr>
          <w:ilvl w:val="0"/>
          <w:numId w:val="10"/>
        </w:numPr>
        <w:rPr>
          <w:b/>
          <w:bCs/>
        </w:rPr>
      </w:pPr>
      <w:r w:rsidRPr="645647AF">
        <w:rPr>
          <w:b/>
          <w:bCs/>
        </w:rPr>
        <w:t>If you have attended the Python session</w:t>
      </w:r>
    </w:p>
    <w:p w14:paraId="0580208E" w14:textId="5732F79E" w:rsidR="60D29681" w:rsidRDefault="60D29681" w:rsidP="645647AF">
      <w:pPr>
        <w:pStyle w:val="ListParagraph"/>
        <w:numPr>
          <w:ilvl w:val="1"/>
          <w:numId w:val="10"/>
        </w:numPr>
        <w:spacing w:before="0" w:after="0"/>
      </w:pPr>
      <w:r>
        <w:t xml:space="preserve">Take a look at the </w:t>
      </w:r>
      <w:r w:rsidR="1354DA3C">
        <w:t>“</w:t>
      </w:r>
      <w:r>
        <w:t>age_of_sea_ice_statistics.csv</w:t>
      </w:r>
      <w:r w:rsidR="7A6F8047">
        <w:t>”</w:t>
      </w:r>
      <w:r w:rsidR="3F68B8D7">
        <w:t xml:space="preserve"> file</w:t>
      </w:r>
    </w:p>
    <w:p w14:paraId="6F0852D0" w14:textId="45F1207D" w:rsidR="028A2897" w:rsidRDefault="028A2897" w:rsidP="645647AF">
      <w:pPr>
        <w:pStyle w:val="ListParagraph"/>
        <w:numPr>
          <w:ilvl w:val="1"/>
          <w:numId w:val="10"/>
        </w:numPr>
        <w:spacing w:before="0" w:after="0"/>
      </w:pPr>
      <w:r>
        <w:t>Use Python packages such as pandas and matplotlib to explore and visualise the data.</w:t>
      </w:r>
    </w:p>
    <w:p w14:paraId="45BD5742" w14:textId="25B7B29D" w:rsidR="028A2897" w:rsidRDefault="028A2897" w:rsidP="645647AF">
      <w:pPr>
        <w:pStyle w:val="ListParagraph"/>
        <w:numPr>
          <w:ilvl w:val="1"/>
          <w:numId w:val="10"/>
        </w:numPr>
      </w:pPr>
      <w:r w:rsidRPr="645647AF">
        <w:t>Try creating plots that show how the mean sea-ice age changes over time, or compare how the area covered by different sea-ice age categories changes through time.</w:t>
      </w:r>
    </w:p>
    <w:p w14:paraId="182569F4" w14:textId="6D198F50" w:rsidR="42FE0B6C" w:rsidRDefault="3BB699DC" w:rsidP="0AD3AC6F">
      <w:pPr>
        <w:pStyle w:val="ListParagraph"/>
        <w:numPr>
          <w:ilvl w:val="0"/>
          <w:numId w:val="10"/>
        </w:numPr>
        <w:rPr>
          <w:rFonts w:ascii="Calibri" w:eastAsia="Calibri" w:hAnsi="Calibri" w:cs="Calibri"/>
          <w:color w:val="000000" w:themeColor="text1"/>
        </w:rPr>
      </w:pPr>
      <w:r w:rsidRPr="0AD3AC6F">
        <w:rPr>
          <w:rFonts w:ascii="Calibri" w:eastAsia="Calibri" w:hAnsi="Calibri" w:cs="Calibri"/>
          <w:color w:val="000000" w:themeColor="text1"/>
        </w:rPr>
        <w:t xml:space="preserve">Make a poster to compare the sea ice of September 1984 and September 2024 explaining </w:t>
      </w:r>
      <w:commentRangeStart w:id="62"/>
      <w:commentRangeStart w:id="63"/>
      <w:r w:rsidR="2E8C9D29" w:rsidRPr="0AD3AC6F">
        <w:rPr>
          <w:rFonts w:ascii="Calibri" w:eastAsia="Calibri" w:hAnsi="Calibri" w:cs="Calibri"/>
          <w:color w:val="000000" w:themeColor="text1"/>
        </w:rPr>
        <w:t>how</w:t>
      </w:r>
      <w:commentRangeEnd w:id="62"/>
      <w:r w:rsidR="42FE0B6C" w:rsidRPr="0AD3AC6F">
        <w:rPr>
          <w:rStyle w:val="CommentReference"/>
          <w:rFonts w:ascii="Calibri" w:eastAsia="Calibri" w:hAnsi="Calibri" w:cs="Calibri"/>
          <w:color w:val="000000" w:themeColor="text1"/>
          <w:sz w:val="20"/>
          <w:szCs w:val="20"/>
        </w:rPr>
        <w:commentReference w:id="62"/>
      </w:r>
      <w:commentRangeEnd w:id="63"/>
      <w:r w:rsidRPr="0AD3AC6F">
        <w:rPr>
          <w:rStyle w:val="CommentReference"/>
          <w:rFonts w:ascii="Calibri" w:eastAsia="Calibri" w:hAnsi="Calibri" w:cs="Calibri"/>
          <w:color w:val="000000" w:themeColor="text1"/>
          <w:sz w:val="20"/>
          <w:szCs w:val="20"/>
        </w:rPr>
        <w:commentReference w:id="63"/>
      </w:r>
      <w:r w:rsidR="780BEF6C" w:rsidRPr="0AD3AC6F">
        <w:rPr>
          <w:rFonts w:ascii="Calibri" w:eastAsia="Calibri" w:hAnsi="Calibri" w:cs="Calibri"/>
          <w:color w:val="000000" w:themeColor="text1"/>
        </w:rPr>
        <w:t xml:space="preserve"> t</w:t>
      </w:r>
      <w:r w:rsidRPr="0AD3AC6F">
        <w:rPr>
          <w:rFonts w:ascii="Calibri" w:eastAsia="Calibri" w:hAnsi="Calibri" w:cs="Calibri"/>
          <w:color w:val="000000" w:themeColor="text1"/>
        </w:rPr>
        <w:t xml:space="preserve">he albedo has changed and how this could impact to Arctic environment, wildlife and community. </w:t>
      </w:r>
    </w:p>
    <w:p w14:paraId="1C97D2B0" w14:textId="71A4DAEC" w:rsidR="42FE0B6C" w:rsidRDefault="3BB699DC" w:rsidP="0AD3AC6F">
      <w:pPr>
        <w:pStyle w:val="Heading2"/>
      </w:pPr>
      <w:r w:rsidRPr="0AD3AC6F">
        <w:t>Poster to include</w:t>
      </w:r>
    </w:p>
    <w:p w14:paraId="7EDBEA41" w14:textId="7D6C5DE2" w:rsidR="0AD3AC6F" w:rsidRDefault="0AD3AC6F" w:rsidP="0AD3AC6F">
      <w:pPr>
        <w:spacing w:before="0" w:after="0"/>
        <w:rPr>
          <w:caps/>
          <w:color w:val="000000" w:themeColor="text1"/>
        </w:rPr>
      </w:pPr>
    </w:p>
    <w:p w14:paraId="08C5D817" w14:textId="25017681" w:rsidR="42FE0B6C" w:rsidRDefault="42FE0B6C" w:rsidP="42FE0B6C">
      <w:pPr>
        <w:pStyle w:val="ListParagraph"/>
        <w:numPr>
          <w:ilvl w:val="0"/>
          <w:numId w:val="26"/>
        </w:numPr>
        <w:spacing w:before="0" w:after="0"/>
        <w:rPr>
          <w:rFonts w:ascii="Calibri" w:eastAsia="Calibri" w:hAnsi="Calibri" w:cs="Calibri"/>
          <w:color w:val="000000" w:themeColor="text1"/>
        </w:rPr>
      </w:pPr>
      <w:r w:rsidRPr="42FE0B6C">
        <w:rPr>
          <w:rFonts w:ascii="Calibri" w:eastAsia="Calibri" w:hAnsi="Calibri" w:cs="Calibri"/>
          <w:b/>
          <w:bCs/>
          <w:color w:val="000000" w:themeColor="text1"/>
        </w:rPr>
        <w:t xml:space="preserve">Brief introduction to sea ice age dataset including its metadata. </w:t>
      </w:r>
    </w:p>
    <w:p w14:paraId="11C4C295" w14:textId="60188366" w:rsidR="42FE0B6C" w:rsidRDefault="42FE0B6C" w:rsidP="42FE0B6C">
      <w:pPr>
        <w:pStyle w:val="ListParagraph"/>
        <w:numPr>
          <w:ilvl w:val="0"/>
          <w:numId w:val="26"/>
        </w:numPr>
        <w:spacing w:before="0" w:after="0"/>
        <w:rPr>
          <w:rFonts w:ascii="Calibri" w:eastAsia="Calibri" w:hAnsi="Calibri" w:cs="Calibri"/>
          <w:color w:val="000000" w:themeColor="text1"/>
        </w:rPr>
      </w:pPr>
      <w:r w:rsidRPr="35F464DD">
        <w:rPr>
          <w:rFonts w:ascii="Calibri" w:eastAsia="Calibri" w:hAnsi="Calibri" w:cs="Calibri"/>
          <w:b/>
          <w:bCs/>
          <w:color w:val="000000" w:themeColor="text1"/>
        </w:rPr>
        <w:t>Methods used to gather sea ice age data.</w:t>
      </w:r>
    </w:p>
    <w:p w14:paraId="38F0DDE2" w14:textId="23A8F98F" w:rsidR="3AE870C0" w:rsidRDefault="21EE5D50" w:rsidP="35F464DD">
      <w:pPr>
        <w:pStyle w:val="ListParagraph"/>
        <w:numPr>
          <w:ilvl w:val="0"/>
          <w:numId w:val="26"/>
        </w:numPr>
        <w:spacing w:before="0" w:after="0"/>
        <w:rPr>
          <w:rFonts w:ascii="Calibri" w:eastAsia="Calibri" w:hAnsi="Calibri" w:cs="Calibri"/>
          <w:b/>
          <w:bCs/>
          <w:color w:val="000000" w:themeColor="text1"/>
        </w:rPr>
      </w:pPr>
      <w:r w:rsidRPr="58EBDCCF">
        <w:rPr>
          <w:rFonts w:ascii="Calibri" w:eastAsia="Calibri" w:hAnsi="Calibri" w:cs="Calibri"/>
          <w:b/>
          <w:bCs/>
          <w:color w:val="000000" w:themeColor="text1"/>
        </w:rPr>
        <w:t>Find the</w:t>
      </w:r>
      <w:r w:rsidR="1DE49E81" w:rsidRPr="58EBDCCF">
        <w:rPr>
          <w:rFonts w:ascii="Calibri" w:eastAsia="Calibri" w:hAnsi="Calibri" w:cs="Calibri"/>
          <w:b/>
          <w:bCs/>
          <w:color w:val="000000" w:themeColor="text1"/>
        </w:rPr>
        <w:t xml:space="preserve"> y</w:t>
      </w:r>
      <w:r w:rsidR="3AE870C0" w:rsidRPr="58EBDCCF">
        <w:rPr>
          <w:rFonts w:ascii="Calibri" w:eastAsia="Calibri" w:hAnsi="Calibri" w:cs="Calibri"/>
          <w:b/>
          <w:bCs/>
          <w:color w:val="000000" w:themeColor="text1"/>
        </w:rPr>
        <w:t xml:space="preserve">ears </w:t>
      </w:r>
      <w:r w:rsidR="688DF65C" w:rsidRPr="58EBDCCF">
        <w:rPr>
          <w:rFonts w:ascii="Calibri" w:eastAsia="Calibri" w:hAnsi="Calibri" w:cs="Calibri"/>
          <w:b/>
          <w:bCs/>
          <w:color w:val="000000" w:themeColor="text1"/>
        </w:rPr>
        <w:t>that had</w:t>
      </w:r>
      <w:r w:rsidR="3AE870C0" w:rsidRPr="58EBDCCF">
        <w:rPr>
          <w:rFonts w:ascii="Calibri" w:eastAsia="Calibri" w:hAnsi="Calibri" w:cs="Calibri"/>
          <w:b/>
          <w:bCs/>
          <w:color w:val="000000" w:themeColor="text1"/>
        </w:rPr>
        <w:t xml:space="preserve"> the least sea ice in the Arctic Ocean.</w:t>
      </w:r>
    </w:p>
    <w:p w14:paraId="17382C7E" w14:textId="7BB7178F" w:rsidR="3AE870C0" w:rsidRDefault="430DD2C0" w:rsidP="35F464DD">
      <w:pPr>
        <w:pStyle w:val="ListParagraph"/>
        <w:numPr>
          <w:ilvl w:val="0"/>
          <w:numId w:val="26"/>
        </w:numPr>
        <w:spacing w:before="0" w:after="0"/>
        <w:rPr>
          <w:rFonts w:ascii="Calibri" w:eastAsia="Calibri" w:hAnsi="Calibri" w:cs="Calibri"/>
          <w:b/>
          <w:bCs/>
          <w:color w:val="000000" w:themeColor="text1"/>
        </w:rPr>
      </w:pPr>
      <w:r w:rsidRPr="58EBDCCF">
        <w:rPr>
          <w:rFonts w:ascii="Calibri" w:eastAsia="Calibri" w:hAnsi="Calibri" w:cs="Calibri"/>
          <w:b/>
          <w:bCs/>
          <w:color w:val="000000" w:themeColor="text1"/>
        </w:rPr>
        <w:t xml:space="preserve">Find the </w:t>
      </w:r>
      <w:r w:rsidR="5230BC95" w:rsidRPr="58EBDCCF">
        <w:rPr>
          <w:rFonts w:ascii="Calibri" w:eastAsia="Calibri" w:hAnsi="Calibri" w:cs="Calibri"/>
          <w:b/>
          <w:bCs/>
          <w:color w:val="000000" w:themeColor="text1"/>
        </w:rPr>
        <w:t>m</w:t>
      </w:r>
      <w:r w:rsidR="3AE870C0" w:rsidRPr="58EBDCCF">
        <w:rPr>
          <w:rFonts w:ascii="Calibri" w:eastAsia="Calibri" w:hAnsi="Calibri" w:cs="Calibri"/>
          <w:b/>
          <w:bCs/>
          <w:color w:val="000000" w:themeColor="text1"/>
        </w:rPr>
        <w:t xml:space="preserve">onth </w:t>
      </w:r>
      <w:r w:rsidR="5A98D13E" w:rsidRPr="58EBDCCF">
        <w:rPr>
          <w:rFonts w:ascii="Calibri" w:eastAsia="Calibri" w:hAnsi="Calibri" w:cs="Calibri"/>
          <w:b/>
          <w:bCs/>
          <w:color w:val="000000" w:themeColor="text1"/>
        </w:rPr>
        <w:t xml:space="preserve">which </w:t>
      </w:r>
      <w:r w:rsidR="3AE870C0" w:rsidRPr="58EBDCCF">
        <w:rPr>
          <w:rFonts w:ascii="Calibri" w:eastAsia="Calibri" w:hAnsi="Calibri" w:cs="Calibri"/>
          <w:b/>
          <w:bCs/>
          <w:color w:val="000000" w:themeColor="text1"/>
        </w:rPr>
        <w:t>has the most sea ice on average.</w:t>
      </w:r>
    </w:p>
    <w:p w14:paraId="2B08714A" w14:textId="6FAD152B" w:rsidR="42FE0B6C" w:rsidRDefault="42FE0B6C" w:rsidP="42FE0B6C">
      <w:pPr>
        <w:pStyle w:val="ListParagraph"/>
        <w:numPr>
          <w:ilvl w:val="0"/>
          <w:numId w:val="26"/>
        </w:numPr>
        <w:spacing w:before="0" w:after="0"/>
        <w:rPr>
          <w:rFonts w:ascii="Calibri" w:eastAsia="Calibri" w:hAnsi="Calibri" w:cs="Calibri"/>
          <w:color w:val="000000" w:themeColor="text1"/>
        </w:rPr>
      </w:pPr>
      <w:r w:rsidRPr="42FE0B6C">
        <w:rPr>
          <w:rFonts w:ascii="Calibri" w:eastAsia="Calibri" w:hAnsi="Calibri" w:cs="Calibri"/>
          <w:b/>
          <w:bCs/>
          <w:color w:val="000000" w:themeColor="text1"/>
        </w:rPr>
        <w:t>Findings: Briefly explain the difference in albedo between sea ice from September 1984 and September 2024 and the impact to Arctic environment, wildlife and community. Include a screenshot for each case.</w:t>
      </w:r>
    </w:p>
    <w:p w14:paraId="195230F7" w14:textId="067A81D2" w:rsidR="42FE0B6C" w:rsidRDefault="42FE0B6C" w:rsidP="42FE0B6C">
      <w:pPr>
        <w:pStyle w:val="ListParagraph"/>
        <w:numPr>
          <w:ilvl w:val="0"/>
          <w:numId w:val="26"/>
        </w:numPr>
        <w:spacing w:before="0" w:after="0"/>
        <w:rPr>
          <w:rFonts w:ascii="Calibri" w:eastAsia="Calibri" w:hAnsi="Calibri" w:cs="Calibri"/>
          <w:color w:val="000000" w:themeColor="text1"/>
        </w:rPr>
      </w:pPr>
      <w:r w:rsidRPr="42FE0B6C">
        <w:rPr>
          <w:rFonts w:ascii="Calibri" w:eastAsia="Calibri" w:hAnsi="Calibri" w:cs="Calibri"/>
          <w:b/>
          <w:bCs/>
          <w:color w:val="000000" w:themeColor="text1"/>
        </w:rPr>
        <w:t>Conclusions or key takeaways of your findings.</w:t>
      </w:r>
    </w:p>
    <w:p w14:paraId="5325FBEA" w14:textId="343B64DA" w:rsidR="42FE0B6C" w:rsidRDefault="42FE0B6C" w:rsidP="42FE0B6C">
      <w:pPr>
        <w:pStyle w:val="ListParagraph"/>
        <w:numPr>
          <w:ilvl w:val="0"/>
          <w:numId w:val="26"/>
        </w:numPr>
        <w:spacing w:before="0" w:after="0"/>
        <w:rPr>
          <w:rFonts w:ascii="Calibri" w:eastAsia="Calibri" w:hAnsi="Calibri" w:cs="Calibri"/>
          <w:color w:val="4472C4" w:themeColor="accent1"/>
        </w:rPr>
      </w:pPr>
      <w:r w:rsidRPr="42FE0B6C">
        <w:rPr>
          <w:rFonts w:ascii="Calibri" w:eastAsia="Calibri" w:hAnsi="Calibri" w:cs="Calibri"/>
          <w:b/>
          <w:bCs/>
          <w:color w:val="4472C4" w:themeColor="accent1"/>
          <w:u w:val="single"/>
        </w:rPr>
        <w:t>References to sources</w:t>
      </w:r>
    </w:p>
    <w:p w14:paraId="138B9D39" w14:textId="425B8285" w:rsidR="42FE0B6C" w:rsidRDefault="42FE0B6C" w:rsidP="42FE0B6C">
      <w:pPr>
        <w:pStyle w:val="Heading2"/>
        <w:pBdr>
          <w:top w:val="single" w:sz="24" w:space="0" w:color="D9E2F3"/>
          <w:left w:val="single" w:sz="24" w:space="0" w:color="D9E2F3"/>
          <w:bottom w:val="single" w:sz="24" w:space="0" w:color="D9E2F3"/>
          <w:right w:val="single" w:sz="24" w:space="0" w:color="D9E2F3"/>
        </w:pBdr>
        <w:rPr>
          <w:rFonts w:ascii="Calibri" w:eastAsia="Calibri" w:hAnsi="Calibri" w:cs="Calibri"/>
          <w:color w:val="000000" w:themeColor="text1"/>
        </w:rPr>
      </w:pPr>
      <w:r w:rsidRPr="42FE0B6C">
        <w:rPr>
          <w:rFonts w:ascii="Calibri" w:eastAsia="Calibri" w:hAnsi="Calibri" w:cs="Calibri"/>
          <w:color w:val="000000" w:themeColor="text1"/>
        </w:rPr>
        <w:t>Resources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00"/>
        <w:gridCol w:w="4500"/>
      </w:tblGrid>
      <w:tr w:rsidR="42FE0B6C" w14:paraId="2E0D5F4B" w14:textId="77777777" w:rsidTr="35F464DD">
        <w:trPr>
          <w:trHeight w:val="300"/>
        </w:trPr>
        <w:tc>
          <w:tcPr>
            <w:tcW w:w="4500" w:type="dxa"/>
            <w:tcMar>
              <w:left w:w="105" w:type="dxa"/>
              <w:right w:w="105" w:type="dxa"/>
            </w:tcMar>
          </w:tcPr>
          <w:p w14:paraId="07E10DB0" w14:textId="49576010" w:rsidR="42FE0B6C" w:rsidRDefault="42FE0B6C" w:rsidP="42FE0B6C">
            <w:pPr>
              <w:rPr>
                <w:rFonts w:ascii="Calibri" w:eastAsia="Calibri" w:hAnsi="Calibri" w:cs="Calibri"/>
              </w:rPr>
            </w:pPr>
            <w:r w:rsidRPr="42FE0B6C">
              <w:rPr>
                <w:rFonts w:ascii="Calibri" w:eastAsia="Calibri" w:hAnsi="Calibri" w:cs="Calibri"/>
              </w:rPr>
              <w:t>Breaking the Ice portal</w:t>
            </w:r>
          </w:p>
        </w:tc>
        <w:tc>
          <w:tcPr>
            <w:tcW w:w="4500" w:type="dxa"/>
            <w:tcMar>
              <w:left w:w="105" w:type="dxa"/>
              <w:right w:w="105" w:type="dxa"/>
            </w:tcMar>
          </w:tcPr>
          <w:p w14:paraId="69593898" w14:textId="675DB120" w:rsidR="42FE0B6C" w:rsidRDefault="27115C05" w:rsidP="35F464DD">
            <w:hyperlink r:id="rId29">
              <w:r w:rsidRPr="35F464DD">
                <w:rPr>
                  <w:rStyle w:val="Hyperlink"/>
                </w:rPr>
                <w:t>https://sap.breakingtheice.noc.ac.uk/</w:t>
              </w:r>
            </w:hyperlink>
          </w:p>
        </w:tc>
      </w:tr>
      <w:tr w:rsidR="42FE0B6C" w14:paraId="14CA1E74" w14:textId="77777777" w:rsidTr="35F464DD">
        <w:trPr>
          <w:trHeight w:val="300"/>
        </w:trPr>
        <w:tc>
          <w:tcPr>
            <w:tcW w:w="4500" w:type="dxa"/>
            <w:tcMar>
              <w:left w:w="105" w:type="dxa"/>
              <w:right w:w="105" w:type="dxa"/>
            </w:tcMar>
          </w:tcPr>
          <w:p w14:paraId="096FDBA3" w14:textId="2184BBCE" w:rsidR="42FE0B6C" w:rsidRDefault="42FE0B6C" w:rsidP="42FE0B6C">
            <w:pPr>
              <w:rPr>
                <w:rFonts w:ascii="Calibri" w:eastAsia="Calibri" w:hAnsi="Calibri" w:cs="Calibri"/>
              </w:rPr>
            </w:pPr>
            <w:r w:rsidRPr="42FE0B6C">
              <w:rPr>
                <w:rFonts w:ascii="Calibri" w:eastAsia="Calibri" w:hAnsi="Calibri" w:cs="Calibri"/>
              </w:rPr>
              <w:t>EASE-Grid Sea Ice Age, Version 4</w:t>
            </w:r>
          </w:p>
          <w:p w14:paraId="67DEAA1C" w14:textId="41C466F9" w:rsidR="42FE0B6C" w:rsidRDefault="42FE0B6C" w:rsidP="42FE0B6C">
            <w:pPr>
              <w:rPr>
                <w:rFonts w:ascii="Calibri" w:eastAsia="Calibri" w:hAnsi="Calibri" w:cs="Calibri"/>
              </w:rPr>
            </w:pPr>
          </w:p>
        </w:tc>
        <w:tc>
          <w:tcPr>
            <w:tcW w:w="4500" w:type="dxa"/>
            <w:tcMar>
              <w:left w:w="105" w:type="dxa"/>
              <w:right w:w="105" w:type="dxa"/>
            </w:tcMar>
          </w:tcPr>
          <w:p w14:paraId="0ED41C4C" w14:textId="385F8B25" w:rsidR="42FE0B6C" w:rsidRDefault="42FE0B6C" w:rsidP="42FE0B6C">
            <w:pPr>
              <w:rPr>
                <w:rFonts w:ascii="Calibri" w:eastAsia="Calibri" w:hAnsi="Calibri" w:cs="Calibri"/>
              </w:rPr>
            </w:pPr>
            <w:hyperlink r:id="rId30" w:anchor="anchor-data-access-tools">
              <w:r w:rsidRPr="42FE0B6C">
                <w:rPr>
                  <w:rStyle w:val="Hyperlink"/>
                </w:rPr>
                <w:t>https://nsidc.org/data/nsidc-0611/versions/4#anchor-data-access-tools</w:t>
              </w:r>
            </w:hyperlink>
          </w:p>
        </w:tc>
      </w:tr>
      <w:tr w:rsidR="42FE0B6C" w14:paraId="30EBFF71" w14:textId="77777777" w:rsidTr="35F464DD">
        <w:trPr>
          <w:trHeight w:val="300"/>
        </w:trPr>
        <w:tc>
          <w:tcPr>
            <w:tcW w:w="4500" w:type="dxa"/>
            <w:tcMar>
              <w:left w:w="105" w:type="dxa"/>
              <w:right w:w="105" w:type="dxa"/>
            </w:tcMar>
          </w:tcPr>
          <w:p w14:paraId="53E92269" w14:textId="32A4AB41" w:rsidR="42FE0B6C" w:rsidRDefault="42FE0B6C" w:rsidP="42FE0B6C">
            <w:pPr>
              <w:rPr>
                <w:rFonts w:ascii="Calibri" w:eastAsia="Calibri" w:hAnsi="Calibri" w:cs="Calibri"/>
              </w:rPr>
            </w:pPr>
            <w:r w:rsidRPr="42FE0B6C">
              <w:rPr>
                <w:rFonts w:ascii="Calibri" w:eastAsia="Calibri" w:hAnsi="Calibri" w:cs="Calibri"/>
              </w:rPr>
              <w:t>Sea Ice – Why it Matters</w:t>
            </w:r>
          </w:p>
        </w:tc>
        <w:tc>
          <w:tcPr>
            <w:tcW w:w="4500" w:type="dxa"/>
            <w:tcMar>
              <w:left w:w="105" w:type="dxa"/>
              <w:right w:w="105" w:type="dxa"/>
            </w:tcMar>
          </w:tcPr>
          <w:p w14:paraId="160BA13B" w14:textId="610C19B2" w:rsidR="42FE0B6C" w:rsidRDefault="42FE0B6C" w:rsidP="42FE0B6C">
            <w:pPr>
              <w:rPr>
                <w:rFonts w:ascii="Calibri" w:eastAsia="Calibri" w:hAnsi="Calibri" w:cs="Calibri"/>
              </w:rPr>
            </w:pPr>
            <w:hyperlink r:id="rId31">
              <w:r w:rsidRPr="42FE0B6C">
                <w:rPr>
                  <w:rStyle w:val="Hyperlink"/>
                </w:rPr>
                <w:t>https://nsidc.org/learn/parts-cryosphere/sea-ice/why-sea-ice-matters</w:t>
              </w:r>
            </w:hyperlink>
          </w:p>
        </w:tc>
      </w:tr>
      <w:tr w:rsidR="42FE0B6C" w14:paraId="4338D814" w14:textId="77777777" w:rsidTr="35F464DD">
        <w:trPr>
          <w:trHeight w:val="300"/>
        </w:trPr>
        <w:tc>
          <w:tcPr>
            <w:tcW w:w="4500" w:type="dxa"/>
            <w:tcMar>
              <w:left w:w="105" w:type="dxa"/>
              <w:right w:w="105" w:type="dxa"/>
            </w:tcMar>
          </w:tcPr>
          <w:p w14:paraId="1C4403E4" w14:textId="550D463E" w:rsidR="42FE0B6C" w:rsidRDefault="42FE0B6C" w:rsidP="42FE0B6C">
            <w:pPr>
              <w:rPr>
                <w:rFonts w:ascii="Calibri" w:eastAsia="Calibri" w:hAnsi="Calibri" w:cs="Calibri"/>
              </w:rPr>
            </w:pPr>
          </w:p>
        </w:tc>
        <w:tc>
          <w:tcPr>
            <w:tcW w:w="4500" w:type="dxa"/>
            <w:tcMar>
              <w:left w:w="105" w:type="dxa"/>
              <w:right w:w="105" w:type="dxa"/>
            </w:tcMar>
          </w:tcPr>
          <w:p w14:paraId="070094B7" w14:textId="3C8ABCBE" w:rsidR="42FE0B6C" w:rsidRDefault="42FE0B6C" w:rsidP="42FE0B6C">
            <w:pPr>
              <w:rPr>
                <w:rFonts w:ascii="Calibri" w:eastAsia="Calibri" w:hAnsi="Calibri" w:cs="Calibri"/>
              </w:rPr>
            </w:pPr>
          </w:p>
        </w:tc>
      </w:tr>
    </w:tbl>
    <w:p w14:paraId="7DC4FE4B" w14:textId="2C140199" w:rsidR="42FE0B6C" w:rsidRDefault="42FE0B6C"/>
    <w:p w14:paraId="4F64512F" w14:textId="590AB730" w:rsidR="1F4F491C" w:rsidRDefault="1F4F491C" w:rsidP="0AD3AC6F">
      <w:pPr>
        <w:pStyle w:val="Heading1"/>
      </w:pPr>
      <w:bookmarkStart w:id="64" w:name="METADATA"/>
      <w:r>
        <w:t>What is Metadata</w:t>
      </w:r>
      <w:bookmarkEnd w:id="64"/>
    </w:p>
    <w:p w14:paraId="5B23E8A7" w14:textId="3F7F4653" w:rsidR="1AD968FC" w:rsidRDefault="1AD968FC" w:rsidP="0AD3AC6F">
      <w:pPr>
        <w:spacing w:before="210" w:after="210" w:line="300" w:lineRule="auto"/>
      </w:pPr>
      <w:r w:rsidRPr="0AD3AC6F">
        <w:rPr>
          <w:rFonts w:ascii="Segoe UI" w:eastAsia="Segoe UI" w:hAnsi="Segoe UI" w:cs="Segoe UI"/>
          <w:b/>
          <w:bCs/>
          <w:sz w:val="21"/>
          <w:szCs w:val="21"/>
        </w:rPr>
        <w:t>Metadata</w:t>
      </w:r>
      <w:r w:rsidRPr="0AD3AC6F">
        <w:rPr>
          <w:rFonts w:ascii="Segoe UI" w:eastAsia="Segoe UI" w:hAnsi="Segoe UI" w:cs="Segoe UI"/>
          <w:sz w:val="21"/>
          <w:szCs w:val="21"/>
        </w:rPr>
        <w:t xml:space="preserve"> is information that describes a dataset. It helps other people understand </w:t>
      </w:r>
      <w:r w:rsidRPr="0AD3AC6F">
        <w:rPr>
          <w:rFonts w:ascii="Segoe UI" w:eastAsia="Segoe UI" w:hAnsi="Segoe UI" w:cs="Segoe UI"/>
          <w:b/>
          <w:bCs/>
          <w:sz w:val="21"/>
          <w:szCs w:val="21"/>
        </w:rPr>
        <w:t>what the data contains, where it was collected, who collected it, and how it was collected</w:t>
      </w:r>
      <w:r w:rsidRPr="0AD3AC6F">
        <w:rPr>
          <w:rFonts w:ascii="Segoe UI" w:eastAsia="Segoe UI" w:hAnsi="Segoe UI" w:cs="Segoe UI"/>
          <w:sz w:val="21"/>
          <w:szCs w:val="21"/>
        </w:rPr>
        <w:t>.</w:t>
      </w:r>
    </w:p>
    <w:p w14:paraId="4632E262" w14:textId="4E4A065E" w:rsidR="1AD968FC" w:rsidRDefault="1AD968FC" w:rsidP="0AD3AC6F">
      <w:pPr>
        <w:spacing w:before="210" w:after="210" w:line="300" w:lineRule="auto"/>
      </w:pPr>
      <w:r w:rsidRPr="0AD3AC6F">
        <w:rPr>
          <w:rFonts w:ascii="Segoe UI" w:eastAsia="Segoe UI" w:hAnsi="Segoe UI" w:cs="Segoe UI"/>
          <w:sz w:val="21"/>
          <w:szCs w:val="21"/>
        </w:rPr>
        <w:t xml:space="preserve">The </w:t>
      </w:r>
      <w:r w:rsidRPr="0AD3AC6F">
        <w:rPr>
          <w:rFonts w:ascii="Segoe UI" w:eastAsia="Segoe UI" w:hAnsi="Segoe UI" w:cs="Segoe UI"/>
          <w:b/>
          <w:bCs/>
          <w:sz w:val="21"/>
          <w:szCs w:val="21"/>
        </w:rPr>
        <w:t>British Oceanographic Data Centre (BODC)</w:t>
      </w:r>
      <w:r w:rsidRPr="0AD3AC6F">
        <w:rPr>
          <w:rFonts w:ascii="Segoe UI" w:eastAsia="Segoe UI" w:hAnsi="Segoe UI" w:cs="Segoe UI"/>
          <w:sz w:val="21"/>
          <w:szCs w:val="21"/>
        </w:rPr>
        <w:t xml:space="preserve"> requires detailed metadata whenever data is submitted. Good metadata makes it easier for other researchers to </w:t>
      </w:r>
      <w:r w:rsidRPr="0AD3AC6F">
        <w:rPr>
          <w:rFonts w:ascii="Segoe UI" w:eastAsia="Segoe UI" w:hAnsi="Segoe UI" w:cs="Segoe UI"/>
          <w:b/>
          <w:bCs/>
          <w:sz w:val="21"/>
          <w:szCs w:val="21"/>
        </w:rPr>
        <w:t>find, understand, store, and reuse</w:t>
      </w:r>
      <w:r w:rsidRPr="0AD3AC6F">
        <w:rPr>
          <w:rFonts w:ascii="Segoe UI" w:eastAsia="Segoe UI" w:hAnsi="Segoe UI" w:cs="Segoe UI"/>
          <w:sz w:val="21"/>
          <w:szCs w:val="21"/>
        </w:rPr>
        <w:t xml:space="preserve"> the data in the future.</w:t>
      </w:r>
    </w:p>
    <w:p w14:paraId="6E7A28EA" w14:textId="6E7EB661" w:rsidR="1AD968FC" w:rsidRDefault="1AD968FC" w:rsidP="0AD3AC6F">
      <w:pPr>
        <w:spacing w:before="210" w:after="210" w:line="300" w:lineRule="auto"/>
      </w:pPr>
      <w:r w:rsidRPr="0AD3AC6F">
        <w:rPr>
          <w:rFonts w:ascii="Segoe UI" w:eastAsia="Segoe UI" w:hAnsi="Segoe UI" w:cs="Segoe UI"/>
          <w:sz w:val="21"/>
          <w:szCs w:val="21"/>
        </w:rPr>
        <w:t>When a dataset is submitted for archiving, BODC expects information about the data, the methods used to collect it, the people and organisations involved, and any processing or quality checks that have been carried out.</w:t>
      </w:r>
    </w:p>
    <w:p w14:paraId="095EDA93" w14:textId="0844CB3E" w:rsidR="1AD968FC" w:rsidRDefault="1AD968FC" w:rsidP="0AD3AC6F">
      <w:pPr>
        <w:pStyle w:val="Heading3"/>
        <w:spacing w:before="246" w:after="246" w:line="300" w:lineRule="auto"/>
      </w:pPr>
      <w:r w:rsidRPr="0AD3AC6F">
        <w:rPr>
          <w:rFonts w:ascii="Segoe UI" w:eastAsia="Segoe UI" w:hAnsi="Segoe UI" w:cs="Segoe UI"/>
          <w:b/>
          <w:bCs/>
          <w:sz w:val="24"/>
          <w:szCs w:val="24"/>
        </w:rPr>
        <w:t>What information should the metadata include?</w:t>
      </w:r>
    </w:p>
    <w:p w14:paraId="7C356221" w14:textId="66B3C30D" w:rsidR="1AD968FC" w:rsidRDefault="1AD968FC" w:rsidP="0AD3AC6F">
      <w:pPr>
        <w:spacing w:before="210" w:after="210" w:line="300" w:lineRule="auto"/>
      </w:pPr>
      <w:r w:rsidRPr="0AD3AC6F">
        <w:rPr>
          <w:rFonts w:ascii="Segoe UI" w:eastAsia="Segoe UI" w:hAnsi="Segoe UI" w:cs="Segoe UI"/>
          <w:sz w:val="21"/>
          <w:szCs w:val="21"/>
        </w:rPr>
        <w:t>Metadata should explain:</w:t>
      </w:r>
    </w:p>
    <w:p w14:paraId="42E3DC5F" w14:textId="6CCA9E2A" w:rsidR="1AD968FC" w:rsidRDefault="1AD968FC" w:rsidP="0AD3AC6F">
      <w:pPr>
        <w:pStyle w:val="ListParagraph"/>
        <w:numPr>
          <w:ilvl w:val="0"/>
          <w:numId w:val="5"/>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What equipment and methods were used</w:t>
      </w:r>
      <w:r w:rsidRPr="0AD3AC6F">
        <w:rPr>
          <w:rFonts w:ascii="Segoe UI" w:eastAsia="Segoe UI" w:hAnsi="Segoe UI" w:cs="Segoe UI"/>
          <w:sz w:val="21"/>
          <w:szCs w:val="21"/>
        </w:rPr>
        <w:t xml:space="preserve"> to collect the data (for example, sensors, instruments, or laboratory techniques).</w:t>
      </w:r>
    </w:p>
    <w:p w14:paraId="7E6A25ED" w14:textId="029D833E" w:rsidR="1AD968FC" w:rsidRDefault="1AD968FC" w:rsidP="0AD3AC6F">
      <w:pPr>
        <w:pStyle w:val="ListParagraph"/>
        <w:numPr>
          <w:ilvl w:val="0"/>
          <w:numId w:val="5"/>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How the data is organised and identified</w:t>
      </w:r>
      <w:r w:rsidRPr="0AD3AC6F">
        <w:rPr>
          <w:rFonts w:ascii="Segoe UI" w:eastAsia="Segoe UI" w:hAnsi="Segoe UI" w:cs="Segoe UI"/>
          <w:sz w:val="21"/>
          <w:szCs w:val="21"/>
        </w:rPr>
        <w:t>, such as station numbers or survey locations.</w:t>
      </w:r>
    </w:p>
    <w:p w14:paraId="6A26D0C0" w14:textId="2805A54E" w:rsidR="1AD968FC" w:rsidRDefault="1AD968FC" w:rsidP="0AD3AC6F">
      <w:pPr>
        <w:pStyle w:val="ListParagraph"/>
        <w:numPr>
          <w:ilvl w:val="0"/>
          <w:numId w:val="5"/>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Who collected the data</w:t>
      </w:r>
      <w:r w:rsidRPr="0AD3AC6F">
        <w:rPr>
          <w:rFonts w:ascii="Segoe UI" w:eastAsia="Segoe UI" w:hAnsi="Segoe UI" w:cs="Segoe UI"/>
          <w:sz w:val="21"/>
          <w:szCs w:val="21"/>
        </w:rPr>
        <w:t>, including the researchers and organisations involved.</w:t>
      </w:r>
    </w:p>
    <w:p w14:paraId="09F75060" w14:textId="64F687F7" w:rsidR="1AD968FC" w:rsidRDefault="1AD968FC" w:rsidP="0AD3AC6F">
      <w:pPr>
        <w:pStyle w:val="ListParagraph"/>
        <w:numPr>
          <w:ilvl w:val="0"/>
          <w:numId w:val="5"/>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What has been done to the data</w:t>
      </w:r>
      <w:r w:rsidRPr="0AD3AC6F">
        <w:rPr>
          <w:rFonts w:ascii="Segoe UI" w:eastAsia="Segoe UI" w:hAnsi="Segoe UI" w:cs="Segoe UI"/>
          <w:sz w:val="21"/>
          <w:szCs w:val="21"/>
        </w:rPr>
        <w:t>, such as cleaning, processing, calibration, or calculations used to create new measurements.</w:t>
      </w:r>
    </w:p>
    <w:p w14:paraId="76587C2D" w14:textId="1D8DEDD7" w:rsidR="1AD968FC" w:rsidRDefault="1AD968FC" w:rsidP="0AD3AC6F">
      <w:pPr>
        <w:pStyle w:val="ListParagraph"/>
        <w:numPr>
          <w:ilvl w:val="0"/>
          <w:numId w:val="5"/>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Any limitations or issues</w:t>
      </w:r>
      <w:r w:rsidRPr="0AD3AC6F">
        <w:rPr>
          <w:rFonts w:ascii="Segoe UI" w:eastAsia="Segoe UI" w:hAnsi="Segoe UI" w:cs="Segoe UI"/>
          <w:sz w:val="21"/>
          <w:szCs w:val="21"/>
        </w:rPr>
        <w:t xml:space="preserve"> that users should be aware of, including data quality concerns or problems encountered during collection.</w:t>
      </w:r>
    </w:p>
    <w:p w14:paraId="5B35A5E2" w14:textId="7D09EBCF" w:rsidR="1AD968FC" w:rsidRDefault="1AD968FC" w:rsidP="0AD3AC6F">
      <w:pPr>
        <w:pStyle w:val="Heading3"/>
        <w:spacing w:before="246" w:after="246" w:line="300" w:lineRule="auto"/>
      </w:pPr>
      <w:r w:rsidRPr="0AD3AC6F">
        <w:rPr>
          <w:rFonts w:ascii="Segoe UI" w:eastAsia="Segoe UI" w:hAnsi="Segoe UI" w:cs="Segoe UI"/>
          <w:b/>
          <w:bCs/>
          <w:sz w:val="24"/>
          <w:szCs w:val="24"/>
        </w:rPr>
        <w:t>Metadata templates</w:t>
      </w:r>
    </w:p>
    <w:p w14:paraId="2E64CCED" w14:textId="54CF4A2C" w:rsidR="1AD968FC" w:rsidRDefault="1AD968FC" w:rsidP="0AD3AC6F">
      <w:pPr>
        <w:spacing w:before="210" w:after="210" w:line="300" w:lineRule="auto"/>
      </w:pPr>
      <w:r w:rsidRPr="0AD3AC6F">
        <w:rPr>
          <w:rFonts w:ascii="Segoe UI" w:eastAsia="Segoe UI" w:hAnsi="Segoe UI" w:cs="Segoe UI"/>
          <w:sz w:val="21"/>
          <w:szCs w:val="21"/>
        </w:rPr>
        <w:t>When submitting a dataset, specific metadata templates must be completed. These templates include sections for:</w:t>
      </w:r>
    </w:p>
    <w:p w14:paraId="4B8E9F65" w14:textId="2F10CD83" w:rsidR="1AD968FC" w:rsidRDefault="1AD968FC" w:rsidP="0AD3AC6F">
      <w:pPr>
        <w:pStyle w:val="ListParagraph"/>
        <w:numPr>
          <w:ilvl w:val="0"/>
          <w:numId w:val="20"/>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General information about the dataset</w:t>
      </w:r>
      <w:r w:rsidRPr="0AD3AC6F">
        <w:rPr>
          <w:rFonts w:ascii="Segoe UI" w:eastAsia="Segoe UI" w:hAnsi="Segoe UI" w:cs="Segoe UI"/>
          <w:sz w:val="21"/>
          <w:szCs w:val="21"/>
        </w:rPr>
        <w:t>, such as its purpose and scope.</w:t>
      </w:r>
    </w:p>
    <w:p w14:paraId="1AFDFB6D" w14:textId="764E2D7E" w:rsidR="1AD968FC" w:rsidRDefault="1AD968FC" w:rsidP="0AD3AC6F">
      <w:pPr>
        <w:pStyle w:val="ListParagraph"/>
        <w:numPr>
          <w:ilvl w:val="0"/>
          <w:numId w:val="20"/>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Details about data files</w:t>
      </w:r>
      <w:r w:rsidRPr="0AD3AC6F">
        <w:rPr>
          <w:rFonts w:ascii="Segoe UI" w:eastAsia="Segoe UI" w:hAnsi="Segoe UI" w:cs="Segoe UI"/>
          <w:sz w:val="21"/>
          <w:szCs w:val="21"/>
        </w:rPr>
        <w:t>, including measurements collected from sensors and samples.</w:t>
      </w:r>
    </w:p>
    <w:p w14:paraId="572C0CFF" w14:textId="75E174B5" w:rsidR="1AD968FC" w:rsidRDefault="1AD968FC" w:rsidP="0AD3AC6F">
      <w:pPr>
        <w:pStyle w:val="ListParagraph"/>
        <w:numPr>
          <w:ilvl w:val="0"/>
          <w:numId w:val="20"/>
        </w:numPr>
        <w:spacing w:before="0" w:after="0" w:line="300" w:lineRule="auto"/>
        <w:rPr>
          <w:rFonts w:ascii="Segoe UI" w:eastAsia="Segoe UI" w:hAnsi="Segoe UI" w:cs="Segoe UI"/>
          <w:sz w:val="21"/>
          <w:szCs w:val="21"/>
        </w:rPr>
      </w:pPr>
      <w:r w:rsidRPr="0AD3AC6F">
        <w:rPr>
          <w:rFonts w:ascii="Segoe UI" w:eastAsia="Segoe UI" w:hAnsi="Segoe UI" w:cs="Segoe UI"/>
          <w:b/>
          <w:bCs/>
          <w:sz w:val="21"/>
          <w:szCs w:val="21"/>
        </w:rPr>
        <w:t>Information about numerical models</w:t>
      </w:r>
      <w:r w:rsidRPr="0AD3AC6F">
        <w:rPr>
          <w:rFonts w:ascii="Segoe UI" w:eastAsia="Segoe UI" w:hAnsi="Segoe UI" w:cs="Segoe UI"/>
          <w:sz w:val="21"/>
          <w:szCs w:val="21"/>
        </w:rPr>
        <w:t xml:space="preserve"> and any related model-generated data.</w:t>
      </w:r>
    </w:p>
    <w:p w14:paraId="7DC49010" w14:textId="77777777" w:rsidR="006D07CE" w:rsidRDefault="60BC9DA8" w:rsidP="0AD3AC6F">
      <w:pPr>
        <w:pStyle w:val="ListParagraph"/>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 xml:space="preserve">Example of a </w:t>
      </w:r>
      <w:r w:rsidR="0028271E">
        <w:rPr>
          <w:rFonts w:ascii="Segoe UI" w:eastAsia="Segoe UI" w:hAnsi="Segoe UI" w:cs="Segoe UI"/>
          <w:sz w:val="21"/>
          <w:szCs w:val="21"/>
        </w:rPr>
        <w:t>templ</w:t>
      </w:r>
      <w:r w:rsidR="00077B05">
        <w:rPr>
          <w:rFonts w:ascii="Segoe UI" w:eastAsia="Segoe UI" w:hAnsi="Segoe UI" w:cs="Segoe UI"/>
          <w:sz w:val="21"/>
          <w:szCs w:val="21"/>
        </w:rPr>
        <w:t xml:space="preserve">ate provided </w:t>
      </w:r>
      <w:r w:rsidR="00A1038F">
        <w:rPr>
          <w:rFonts w:ascii="Segoe UI" w:eastAsia="Segoe UI" w:hAnsi="Segoe UI" w:cs="Segoe UI"/>
          <w:sz w:val="21"/>
          <w:szCs w:val="21"/>
        </w:rPr>
        <w:t xml:space="preserve">by </w:t>
      </w:r>
      <w:r w:rsidR="005F1490">
        <w:rPr>
          <w:rFonts w:ascii="Segoe UI" w:eastAsia="Segoe UI" w:hAnsi="Segoe UI" w:cs="Segoe UI"/>
          <w:sz w:val="21"/>
          <w:szCs w:val="21"/>
        </w:rPr>
        <w:t>BODC</w:t>
      </w:r>
    </w:p>
    <w:p w14:paraId="3DBC7F96" w14:textId="5C233F57" w:rsidR="60BC9DA8" w:rsidRDefault="00E552BC" w:rsidP="0AD3AC6F">
      <w:pPr>
        <w:pStyle w:val="ListParagraph"/>
        <w:spacing w:before="0" w:after="0" w:line="300" w:lineRule="auto"/>
        <w:rPr>
          <w:rStyle w:val="Hyperlink"/>
          <w:sz w:val="21"/>
          <w:szCs w:val="21"/>
        </w:rPr>
      </w:pPr>
      <w:commentRangeStart w:id="65"/>
      <w:commentRangeStart w:id="66"/>
      <w:r>
        <w:t>￼</w:t>
      </w:r>
      <w:commentRangeEnd w:id="65"/>
      <w:r>
        <w:rPr>
          <w:rStyle w:val="CommentReference"/>
          <w:sz w:val="20"/>
          <w:szCs w:val="20"/>
        </w:rPr>
        <w:commentReference w:id="65"/>
      </w:r>
      <w:commentRangeEnd w:id="66"/>
      <w:r>
        <w:rPr>
          <w:rStyle w:val="CommentReference"/>
          <w:sz w:val="20"/>
          <w:szCs w:val="20"/>
        </w:rPr>
        <w:commentReference w:id="66"/>
      </w:r>
      <w:r>
        <w:br/>
      </w:r>
      <w:r w:rsidR="00483DEB">
        <w:t xml:space="preserve">Here is the link to download </w:t>
      </w:r>
      <w:r w:rsidR="00AF3BEF">
        <w:t xml:space="preserve">other metadata templates of BODC - </w:t>
      </w:r>
      <w:hyperlink r:id="rId32">
        <w:r w:rsidR="60BC9DA8" w:rsidRPr="58EBDCCF">
          <w:rPr>
            <w:rStyle w:val="Hyperlink"/>
            <w:sz w:val="21"/>
            <w:szCs w:val="21"/>
          </w:rPr>
          <w:t>metadata Template</w:t>
        </w:r>
      </w:hyperlink>
      <w:r>
        <w:t>￼</w:t>
      </w:r>
      <w:commentRangeStart w:id="67"/>
      <w:commentRangeStart w:id="68"/>
      <w:commentRangeEnd w:id="67"/>
      <w:r>
        <w:rPr>
          <w:rStyle w:val="CommentReference"/>
          <w:color w:val="0563C1" w:themeColor="hyperlink"/>
          <w:sz w:val="21"/>
          <w:szCs w:val="21"/>
          <w:u w:val="single"/>
        </w:rPr>
        <w:commentReference w:id="67"/>
      </w:r>
      <w:commentRangeEnd w:id="68"/>
      <w:r>
        <w:rPr>
          <w:rStyle w:val="CommentReference"/>
          <w:color w:val="0563C1" w:themeColor="hyperlink"/>
          <w:sz w:val="21"/>
          <w:szCs w:val="21"/>
          <w:u w:val="single"/>
        </w:rPr>
        <w:commentReference w:id="68"/>
      </w:r>
    </w:p>
    <w:p w14:paraId="46F1F747" w14:textId="12558EC1" w:rsidR="1AD968FC" w:rsidRDefault="1AD968FC" w:rsidP="0AD3AC6F">
      <w:pPr>
        <w:pStyle w:val="Heading3"/>
        <w:spacing w:before="246" w:after="246" w:line="300" w:lineRule="auto"/>
      </w:pPr>
      <w:r w:rsidRPr="0AD3AC6F">
        <w:rPr>
          <w:rFonts w:ascii="Segoe UI" w:eastAsia="Segoe UI" w:hAnsi="Segoe UI" w:cs="Segoe UI"/>
          <w:b/>
          <w:bCs/>
          <w:sz w:val="24"/>
          <w:szCs w:val="24"/>
        </w:rPr>
        <w:t>See a real example</w:t>
      </w:r>
    </w:p>
    <w:p w14:paraId="6C6433D4" w14:textId="6ACDA37F" w:rsidR="1AD968FC" w:rsidRDefault="1AD968FC" w:rsidP="0AD3AC6F">
      <w:pPr>
        <w:spacing w:before="210" w:after="210" w:line="300" w:lineRule="auto"/>
      </w:pPr>
      <w:r w:rsidRPr="0AD3AC6F">
        <w:rPr>
          <w:rFonts w:ascii="Segoe UI" w:eastAsia="Segoe UI" w:hAnsi="Segoe UI" w:cs="Segoe UI"/>
          <w:sz w:val="21"/>
          <w:szCs w:val="21"/>
        </w:rPr>
        <w:t xml:space="preserve">You can view an example of metadata that accompanied a dataset collected by two Slocum gliders in the Southern Ocean by </w:t>
      </w:r>
      <w:hyperlink r:id="rId33">
        <w:r w:rsidRPr="0AD3AC6F">
          <w:rPr>
            <w:rStyle w:val="Hyperlink"/>
            <w:b/>
            <w:bCs/>
            <w:sz w:val="21"/>
            <w:szCs w:val="21"/>
          </w:rPr>
          <w:t>clicking here</w:t>
        </w:r>
        <w:r w:rsidRPr="0AD3AC6F">
          <w:rPr>
            <w:rStyle w:val="Hyperlink"/>
            <w:sz w:val="21"/>
            <w:szCs w:val="21"/>
          </w:rPr>
          <w:t>.</w:t>
        </w:r>
      </w:hyperlink>
    </w:p>
    <w:p w14:paraId="06B8E530" w14:textId="3BF99F6A" w:rsidR="1AD968FC" w:rsidRDefault="1AD968FC" w:rsidP="0AD3AC6F">
      <w:pPr>
        <w:pStyle w:val="Heading3"/>
        <w:spacing w:before="246" w:after="246" w:line="300" w:lineRule="auto"/>
      </w:pPr>
      <w:r w:rsidRPr="0AD3AC6F">
        <w:rPr>
          <w:rFonts w:ascii="Segoe UI" w:eastAsia="Segoe UI" w:hAnsi="Segoe UI" w:cs="Segoe UI"/>
          <w:b/>
          <w:bCs/>
          <w:sz w:val="24"/>
          <w:szCs w:val="24"/>
        </w:rPr>
        <w:t>Learn more</w:t>
      </w:r>
    </w:p>
    <w:p w14:paraId="35C394FA" w14:textId="7D4067A7" w:rsidR="1AD968FC" w:rsidRDefault="1AD968FC" w:rsidP="0AD3AC6F">
      <w:pPr>
        <w:spacing w:before="210" w:after="210" w:line="300" w:lineRule="auto"/>
      </w:pPr>
      <w:r w:rsidRPr="0AD3AC6F">
        <w:rPr>
          <w:rFonts w:ascii="Segoe UI" w:eastAsia="Segoe UI" w:hAnsi="Segoe UI" w:cs="Segoe UI"/>
          <w:sz w:val="21"/>
          <w:szCs w:val="21"/>
        </w:rPr>
        <w:t xml:space="preserve">More guidance on creating high-quality metadata can be found in the </w:t>
      </w:r>
      <w:hyperlink r:id="rId34">
        <w:commentRangeStart w:id="69"/>
        <w:commentRangeStart w:id="70"/>
        <w:r w:rsidRPr="0AD3AC6F">
          <w:rPr>
            <w:rStyle w:val="Hyperlink"/>
            <w:b/>
            <w:bCs/>
            <w:sz w:val="21"/>
            <w:szCs w:val="21"/>
          </w:rPr>
          <w:t>MEDIN Data Guidelines</w:t>
        </w:r>
      </w:hyperlink>
      <w:commentRangeEnd w:id="69"/>
      <w:r w:rsidRPr="0AD3AC6F">
        <w:rPr>
          <w:rStyle w:val="CommentReference"/>
          <w:rFonts w:ascii="Segoe UI" w:eastAsia="Segoe UI" w:hAnsi="Segoe UI" w:cs="Segoe UI"/>
          <w:sz w:val="21"/>
          <w:szCs w:val="21"/>
        </w:rPr>
        <w:commentReference w:id="69"/>
      </w:r>
      <w:commentRangeEnd w:id="70"/>
      <w:r w:rsidRPr="0AD3AC6F">
        <w:rPr>
          <w:rStyle w:val="CommentReference"/>
          <w:rFonts w:ascii="Segoe UI" w:eastAsia="Segoe UI" w:hAnsi="Segoe UI" w:cs="Segoe UI"/>
          <w:sz w:val="21"/>
          <w:szCs w:val="21"/>
        </w:rPr>
        <w:commentReference w:id="70"/>
      </w:r>
      <w:r w:rsidRPr="0AD3AC6F">
        <w:rPr>
          <w:rFonts w:ascii="Segoe UI" w:eastAsia="Segoe UI" w:hAnsi="Segoe UI" w:cs="Segoe UI"/>
          <w:sz w:val="21"/>
          <w:szCs w:val="21"/>
        </w:rPr>
        <w:t xml:space="preserve"> and through </w:t>
      </w:r>
      <w:hyperlink r:id="rId35">
        <w:r w:rsidRPr="0AD3AC6F">
          <w:rPr>
            <w:rStyle w:val="Hyperlink"/>
            <w:b/>
            <w:bCs/>
            <w:sz w:val="21"/>
            <w:szCs w:val="21"/>
          </w:rPr>
          <w:t>Ocean Best Practices</w:t>
        </w:r>
      </w:hyperlink>
      <w:r w:rsidRPr="0AD3AC6F">
        <w:rPr>
          <w:rFonts w:ascii="Segoe UI" w:eastAsia="Segoe UI" w:hAnsi="Segoe UI" w:cs="Segoe UI"/>
          <w:sz w:val="21"/>
          <w:szCs w:val="21"/>
        </w:rPr>
        <w:t>, which provide internationally recognised standards for documenting and sharing marine data.</w:t>
      </w:r>
    </w:p>
    <w:p w14:paraId="04A47113" w14:textId="11325C4A" w:rsidR="0AD3AC6F" w:rsidRDefault="0AD3AC6F" w:rsidP="0AD3AC6F">
      <w:pPr>
        <w:rPr>
          <w:color w:val="000000" w:themeColor="text1"/>
        </w:rPr>
      </w:pPr>
    </w:p>
    <w:p w14:paraId="52391DE4" w14:textId="7FC182D2" w:rsidR="31B03126" w:rsidRDefault="31B03126" w:rsidP="0AD3AC6F">
      <w:pPr>
        <w:pStyle w:val="Heading1"/>
        <w:pBdr>
          <w:top w:val="single" w:sz="24" w:space="0" w:color="4472C4"/>
          <w:left w:val="single" w:sz="24" w:space="0" w:color="4472C4"/>
          <w:bottom w:val="single" w:sz="24" w:space="0" w:color="4472C4"/>
          <w:right w:val="single" w:sz="24" w:space="0" w:color="4472C4"/>
        </w:pBdr>
      </w:pPr>
      <w:bookmarkStart w:id="71" w:name="_ERDDAP_"/>
      <w:bookmarkStart w:id="72" w:name="ERDDAP"/>
      <w:r>
        <w:t>ERDDAP</w:t>
      </w:r>
      <w:bookmarkEnd w:id="71"/>
      <w:r w:rsidR="1480D6F6">
        <w:t xml:space="preserve"> </w:t>
      </w:r>
      <w:bookmarkEnd w:id="72"/>
    </w:p>
    <w:p w14:paraId="0BCA8014" w14:textId="69C849EE" w:rsidR="1480D6F6" w:rsidRDefault="1480D6F6" w:rsidP="0AD3AC6F">
      <w:pPr>
        <w:pStyle w:val="Heading2"/>
        <w:pBdr>
          <w:top w:val="single" w:sz="24" w:space="0" w:color="D9E2F3"/>
          <w:left w:val="single" w:sz="24" w:space="0" w:color="D9E2F3"/>
          <w:bottom w:val="single" w:sz="24" w:space="0" w:color="D9E2F3"/>
          <w:right w:val="single" w:sz="24" w:space="0" w:color="D9E2F3"/>
        </w:pBdr>
      </w:pPr>
      <w:r w:rsidRPr="0AD3AC6F">
        <w:rPr>
          <w:rFonts w:ascii="Calibri" w:eastAsia="Calibri" w:hAnsi="Calibri" w:cs="Calibri"/>
          <w:color w:val="000000" w:themeColor="text1"/>
        </w:rPr>
        <w:t>How to view, PLOT and download data</w:t>
      </w:r>
    </w:p>
    <w:p w14:paraId="61C2F540" w14:textId="5D5C1BB1" w:rsidR="31B03126" w:rsidRDefault="31B03126" w:rsidP="0AD3AC6F">
      <w:pPr>
        <w:spacing w:before="210" w:after="210" w:line="300" w:lineRule="auto"/>
      </w:pPr>
      <w:r w:rsidRPr="0AD3AC6F">
        <w:rPr>
          <w:rFonts w:ascii="Segoe UI" w:eastAsia="Segoe UI" w:hAnsi="Segoe UI" w:cs="Segoe UI"/>
          <w:sz w:val="21"/>
          <w:szCs w:val="21"/>
        </w:rPr>
        <w:t xml:space="preserve">Scientists collect enormous amounts of ocean data every day from instruments such as gliders, buoys, research ships, satellites, and ocean models. Finding the right data and downloading it in a usable format can be challenging. </w:t>
      </w:r>
      <w:r w:rsidRPr="0AD3AC6F">
        <w:rPr>
          <w:rFonts w:ascii="Segoe UI" w:eastAsia="Segoe UI" w:hAnsi="Segoe UI" w:cs="Segoe UI"/>
          <w:b/>
          <w:bCs/>
          <w:sz w:val="21"/>
          <w:szCs w:val="21"/>
        </w:rPr>
        <w:t>ERDDAP</w:t>
      </w:r>
      <w:r w:rsidRPr="0AD3AC6F">
        <w:rPr>
          <w:rFonts w:ascii="Segoe UI" w:eastAsia="Segoe UI" w:hAnsi="Segoe UI" w:cs="Segoe UI"/>
          <w:sz w:val="21"/>
          <w:szCs w:val="21"/>
        </w:rPr>
        <w:t xml:space="preserve"> is a tool that makes this much easier.</w:t>
      </w:r>
    </w:p>
    <w:p w14:paraId="12CA672A" w14:textId="08CD7F63" w:rsidR="31B03126" w:rsidRDefault="31B03126" w:rsidP="0AD3AC6F">
      <w:pPr>
        <w:spacing w:before="210" w:after="210" w:line="300" w:lineRule="auto"/>
      </w:pPr>
      <w:r w:rsidRPr="0AD3AC6F">
        <w:rPr>
          <w:rFonts w:ascii="Segoe UI" w:eastAsia="Segoe UI" w:hAnsi="Segoe UI" w:cs="Segoe UI"/>
          <w:b/>
          <w:bCs/>
          <w:sz w:val="21"/>
          <w:szCs w:val="21"/>
        </w:rPr>
        <w:t>ERDDAP</w:t>
      </w:r>
      <w:r w:rsidRPr="0AD3AC6F">
        <w:rPr>
          <w:rFonts w:ascii="Segoe UI" w:eastAsia="Segoe UI" w:hAnsi="Segoe UI" w:cs="Segoe UI"/>
          <w:sz w:val="21"/>
          <w:szCs w:val="21"/>
        </w:rPr>
        <w:t xml:space="preserve"> is a free, open-source data server originally developed by the </w:t>
      </w:r>
      <w:r w:rsidRPr="0AD3AC6F">
        <w:rPr>
          <w:rFonts w:ascii="Segoe UI" w:eastAsia="Segoe UI" w:hAnsi="Segoe UI" w:cs="Segoe UI"/>
          <w:b/>
          <w:bCs/>
          <w:sz w:val="21"/>
          <w:szCs w:val="21"/>
        </w:rPr>
        <w:t>National Oceanic and Atmospheric Administration (NOAA)</w:t>
      </w:r>
      <w:r w:rsidRPr="0AD3AC6F">
        <w:rPr>
          <w:rFonts w:ascii="Segoe UI" w:eastAsia="Segoe UI" w:hAnsi="Segoe UI" w:cs="Segoe UI"/>
          <w:sz w:val="21"/>
          <w:szCs w:val="21"/>
        </w:rPr>
        <w:t>. It provides a simple and consistent way to search, view, and download scientific datasets from many different sources.</w:t>
      </w:r>
    </w:p>
    <w:p w14:paraId="26218A5F" w14:textId="67D8CBE8" w:rsidR="31B03126" w:rsidRDefault="31B03126" w:rsidP="0AD3AC6F">
      <w:pPr>
        <w:spacing w:before="210" w:after="210" w:line="300" w:lineRule="auto"/>
      </w:pPr>
      <w:r w:rsidRPr="0AD3AC6F">
        <w:rPr>
          <w:rFonts w:ascii="Segoe UI" w:eastAsia="Segoe UI" w:hAnsi="Segoe UI" w:cs="Segoe UI"/>
          <w:sz w:val="21"/>
          <w:szCs w:val="21"/>
        </w:rPr>
        <w:t>With ERDDAP, users can:</w:t>
      </w:r>
    </w:p>
    <w:p w14:paraId="3BBB3135" w14:textId="65534F20" w:rsidR="31B03126" w:rsidRDefault="31B03126" w:rsidP="0AD3AC6F">
      <w:pPr>
        <w:pStyle w:val="ListParagraph"/>
        <w:numPr>
          <w:ilvl w:val="0"/>
          <w:numId w:val="16"/>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Search for datasets from around the world.</w:t>
      </w:r>
    </w:p>
    <w:p w14:paraId="1EFA708D" w14:textId="1DDF7110" w:rsidR="31B03126" w:rsidRDefault="31B03126" w:rsidP="0AD3AC6F">
      <w:pPr>
        <w:pStyle w:val="ListParagraph"/>
        <w:numPr>
          <w:ilvl w:val="0"/>
          <w:numId w:val="16"/>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Preview data before downloading it.</w:t>
      </w:r>
    </w:p>
    <w:p w14:paraId="26EBA42D" w14:textId="774F5EFA" w:rsidR="31B03126" w:rsidRDefault="31B03126" w:rsidP="0AD3AC6F">
      <w:pPr>
        <w:pStyle w:val="ListParagraph"/>
        <w:numPr>
          <w:ilvl w:val="0"/>
          <w:numId w:val="16"/>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Choose only the variables they need.</w:t>
      </w:r>
    </w:p>
    <w:p w14:paraId="7FEE9987" w14:textId="7A91FAB8" w:rsidR="31B03126" w:rsidRDefault="31B03126" w:rsidP="0AD3AC6F">
      <w:pPr>
        <w:pStyle w:val="ListParagraph"/>
        <w:numPr>
          <w:ilvl w:val="0"/>
          <w:numId w:val="16"/>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 xml:space="preserve">Download data in different formats, including </w:t>
      </w:r>
      <w:r w:rsidRPr="0AD3AC6F">
        <w:rPr>
          <w:rFonts w:ascii="Segoe UI" w:eastAsia="Segoe UI" w:hAnsi="Segoe UI" w:cs="Segoe UI"/>
          <w:b/>
          <w:bCs/>
          <w:sz w:val="21"/>
          <w:szCs w:val="21"/>
        </w:rPr>
        <w:t>CSV</w:t>
      </w:r>
      <w:r w:rsidRPr="0AD3AC6F">
        <w:rPr>
          <w:rFonts w:ascii="Segoe UI" w:eastAsia="Segoe UI" w:hAnsi="Segoe UI" w:cs="Segoe UI"/>
          <w:sz w:val="21"/>
          <w:szCs w:val="21"/>
        </w:rPr>
        <w:t>, which can be easily analysed using Python.</w:t>
      </w:r>
    </w:p>
    <w:p w14:paraId="556BA5C8" w14:textId="3F3842FB" w:rsidR="31B03126" w:rsidRDefault="31B03126" w:rsidP="0AD3AC6F">
      <w:pPr>
        <w:pStyle w:val="ListParagraph"/>
        <w:numPr>
          <w:ilvl w:val="0"/>
          <w:numId w:val="16"/>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Create quick graphs and maps directly in a web browser.</w:t>
      </w:r>
    </w:p>
    <w:p w14:paraId="7AE56B1D" w14:textId="7761FAD3" w:rsidR="31B03126" w:rsidRDefault="31B03126" w:rsidP="0AD3AC6F">
      <w:pPr>
        <w:spacing w:before="210" w:after="210" w:line="300" w:lineRule="auto"/>
      </w:pPr>
      <w:r w:rsidRPr="0AD3AC6F">
        <w:rPr>
          <w:rFonts w:ascii="Segoe UI" w:eastAsia="Segoe UI" w:hAnsi="Segoe UI" w:cs="Segoe UI"/>
          <w:sz w:val="21"/>
          <w:szCs w:val="21"/>
        </w:rPr>
        <w:t xml:space="preserve">One of ERDDAP's most useful features is that it can connect to datasets stored by other organisations. This is known as </w:t>
      </w:r>
      <w:r w:rsidRPr="0AD3AC6F">
        <w:rPr>
          <w:rFonts w:ascii="Segoe UI" w:eastAsia="Segoe UI" w:hAnsi="Segoe UI" w:cs="Segoe UI"/>
          <w:b/>
          <w:bCs/>
          <w:sz w:val="21"/>
          <w:szCs w:val="21"/>
        </w:rPr>
        <w:t>federated access</w:t>
      </w:r>
      <w:r w:rsidRPr="0AD3AC6F">
        <w:rPr>
          <w:rFonts w:ascii="Segoe UI" w:eastAsia="Segoe UI" w:hAnsi="Segoe UI" w:cs="Segoe UI"/>
          <w:sz w:val="21"/>
          <w:szCs w:val="21"/>
        </w:rPr>
        <w:t xml:space="preserve">. Instead of creating multiple copies of the same dataset, organisations can share data directly from the original source. This means everyone is accessing the most up-to-date version of the data, creating a </w:t>
      </w:r>
      <w:r w:rsidRPr="0AD3AC6F">
        <w:rPr>
          <w:rFonts w:ascii="Segoe UI" w:eastAsia="Segoe UI" w:hAnsi="Segoe UI" w:cs="Segoe UI"/>
          <w:b/>
          <w:bCs/>
          <w:sz w:val="21"/>
          <w:szCs w:val="21"/>
        </w:rPr>
        <w:t>single source of truth</w:t>
      </w:r>
      <w:r w:rsidRPr="0AD3AC6F">
        <w:rPr>
          <w:rFonts w:ascii="Segoe UI" w:eastAsia="Segoe UI" w:hAnsi="Segoe UI" w:cs="Segoe UI"/>
          <w:sz w:val="21"/>
          <w:szCs w:val="21"/>
        </w:rPr>
        <w:t>.</w:t>
      </w:r>
    </w:p>
    <w:p w14:paraId="1FE0F51C" w14:textId="659A0394" w:rsidR="31B03126" w:rsidRDefault="31B03126" w:rsidP="0AD3AC6F">
      <w:pPr>
        <w:pStyle w:val="Heading3"/>
        <w:spacing w:before="246" w:after="246" w:line="300" w:lineRule="auto"/>
      </w:pPr>
      <w:r w:rsidRPr="0AD3AC6F">
        <w:rPr>
          <w:rFonts w:ascii="Segoe UI" w:eastAsia="Segoe UI" w:hAnsi="Segoe UI" w:cs="Segoe UI"/>
          <w:b/>
          <w:bCs/>
          <w:sz w:val="24"/>
          <w:szCs w:val="24"/>
        </w:rPr>
        <w:t>BODC's ERDDAP</w:t>
      </w:r>
    </w:p>
    <w:p w14:paraId="6E24C397" w14:textId="7B026BFF" w:rsidR="31B03126" w:rsidRDefault="31B03126" w:rsidP="0AD3AC6F">
      <w:pPr>
        <w:spacing w:before="210" w:after="210" w:line="300" w:lineRule="auto"/>
      </w:pPr>
      <w:r w:rsidRPr="0AD3AC6F">
        <w:rPr>
          <w:rFonts w:ascii="Segoe UI" w:eastAsia="Segoe UI" w:hAnsi="Segoe UI" w:cs="Segoe UI"/>
          <w:sz w:val="21"/>
          <w:szCs w:val="21"/>
        </w:rPr>
        <w:t>The British Oceanographic Data Centre (BODC) hosts an ERDDAP server that provides access to a wide range of marine datasets. You can access it here:</w:t>
      </w:r>
    </w:p>
    <w:p w14:paraId="178A9084" w14:textId="6333B4F1" w:rsidR="31B03126" w:rsidRDefault="31B03126" w:rsidP="0AD3AC6F">
      <w:pPr>
        <w:spacing w:before="210" w:after="210" w:line="300" w:lineRule="auto"/>
      </w:pPr>
      <w:r w:rsidRPr="0AD3AC6F">
        <w:rPr>
          <w:rFonts w:ascii="Segoe UI" w:eastAsia="Segoe UI" w:hAnsi="Segoe UI" w:cs="Segoe UI"/>
          <w:sz w:val="21"/>
          <w:szCs w:val="21"/>
        </w:rPr>
        <w:t xml:space="preserve">🔗 </w:t>
      </w:r>
      <w:hyperlink r:id="rId36">
        <w:r w:rsidRPr="0AD3AC6F">
          <w:rPr>
            <w:rStyle w:val="Hyperlink"/>
            <w:sz w:val="21"/>
            <w:szCs w:val="21"/>
          </w:rPr>
          <w:t>https://linkedsystems.uk/erddap/index.html</w:t>
        </w:r>
      </w:hyperlink>
    </w:p>
    <w:p w14:paraId="32F8D136" w14:textId="220DD8A9" w:rsidR="31B03126" w:rsidRDefault="31B03126" w:rsidP="0AD3AC6F">
      <w:pPr>
        <w:pStyle w:val="Heading3"/>
        <w:spacing w:before="246" w:after="246" w:line="300" w:lineRule="auto"/>
      </w:pPr>
      <w:r w:rsidRPr="0AD3AC6F">
        <w:rPr>
          <w:rFonts w:ascii="Segoe UI" w:eastAsia="Segoe UI" w:hAnsi="Segoe UI" w:cs="Segoe UI"/>
          <w:b/>
          <w:bCs/>
          <w:sz w:val="24"/>
          <w:szCs w:val="24"/>
        </w:rPr>
        <w:t>Why use ERDDAP?</w:t>
      </w:r>
    </w:p>
    <w:p w14:paraId="7E75AE98" w14:textId="2969EB8F" w:rsidR="31B03126" w:rsidRDefault="31B03126" w:rsidP="0AD3AC6F">
      <w:pPr>
        <w:pStyle w:val="ListParagraph"/>
        <w:numPr>
          <w:ilvl w:val="0"/>
          <w:numId w:val="17"/>
        </w:numPr>
        <w:spacing w:before="210" w:after="210" w:line="300" w:lineRule="auto"/>
        <w:rPr>
          <w:rFonts w:ascii="Segoe UI" w:eastAsia="Segoe UI" w:hAnsi="Segoe UI" w:cs="Segoe UI"/>
          <w:sz w:val="21"/>
          <w:szCs w:val="21"/>
        </w:rPr>
      </w:pPr>
      <w:r w:rsidRPr="0AD3AC6F">
        <w:rPr>
          <w:rFonts w:ascii="Segoe UI" w:eastAsia="Segoe UI" w:hAnsi="Segoe UI" w:cs="Segoe UI"/>
          <w:sz w:val="21"/>
          <w:szCs w:val="21"/>
        </w:rPr>
        <w:t>Easy to search for datasets</w:t>
      </w:r>
      <w:r w:rsidR="59FD49AB" w:rsidRPr="0AD3AC6F">
        <w:rPr>
          <w:rFonts w:ascii="Segoe UI" w:eastAsia="Segoe UI" w:hAnsi="Segoe UI" w:cs="Segoe UI"/>
          <w:sz w:val="21"/>
          <w:szCs w:val="21"/>
        </w:rPr>
        <w:t>.</w:t>
      </w:r>
    </w:p>
    <w:p w14:paraId="691BF272" w14:textId="08D0FA31" w:rsidR="31B03126" w:rsidRDefault="31B03126" w:rsidP="0AD3AC6F">
      <w:pPr>
        <w:pStyle w:val="ListParagraph"/>
        <w:numPr>
          <w:ilvl w:val="0"/>
          <w:numId w:val="17"/>
        </w:numPr>
        <w:spacing w:before="210" w:after="210" w:line="300" w:lineRule="auto"/>
        <w:rPr>
          <w:rFonts w:ascii="Segoe UI" w:eastAsia="Segoe UI" w:hAnsi="Segoe UI" w:cs="Segoe UI"/>
          <w:sz w:val="21"/>
          <w:szCs w:val="21"/>
        </w:rPr>
      </w:pPr>
      <w:r w:rsidRPr="0AD3AC6F">
        <w:rPr>
          <w:rFonts w:ascii="Segoe UI" w:eastAsia="Segoe UI" w:hAnsi="Segoe UI" w:cs="Segoe UI"/>
          <w:sz w:val="21"/>
          <w:szCs w:val="21"/>
        </w:rPr>
        <w:t>View data before downloading</w:t>
      </w:r>
    </w:p>
    <w:p w14:paraId="2F0415A9" w14:textId="1698AC2B" w:rsidR="31B03126" w:rsidRDefault="31B03126" w:rsidP="0AD3AC6F">
      <w:pPr>
        <w:pStyle w:val="ListParagraph"/>
        <w:numPr>
          <w:ilvl w:val="0"/>
          <w:numId w:val="17"/>
        </w:numPr>
        <w:spacing w:before="210" w:after="210" w:line="300" w:lineRule="auto"/>
        <w:rPr>
          <w:rFonts w:ascii="Segoe UI" w:eastAsia="Segoe UI" w:hAnsi="Segoe UI" w:cs="Segoe UI"/>
          <w:sz w:val="21"/>
          <w:szCs w:val="21"/>
        </w:rPr>
      </w:pPr>
      <w:r w:rsidRPr="0AD3AC6F">
        <w:rPr>
          <w:rFonts w:ascii="Segoe UI" w:eastAsia="Segoe UI" w:hAnsi="Segoe UI" w:cs="Segoe UI"/>
          <w:sz w:val="21"/>
          <w:szCs w:val="21"/>
        </w:rPr>
        <w:t>Select only the data you need</w:t>
      </w:r>
      <w:r w:rsidR="1BFEE171" w:rsidRPr="0AD3AC6F">
        <w:rPr>
          <w:rFonts w:ascii="Segoe UI" w:eastAsia="Segoe UI" w:hAnsi="Segoe UI" w:cs="Segoe UI"/>
          <w:sz w:val="21"/>
          <w:szCs w:val="21"/>
        </w:rPr>
        <w:t>.</w:t>
      </w:r>
    </w:p>
    <w:p w14:paraId="5C8D8CF7" w14:textId="299D98FD" w:rsidR="31B03126" w:rsidRDefault="31B03126" w:rsidP="0AD3AC6F">
      <w:pPr>
        <w:pStyle w:val="ListParagraph"/>
        <w:numPr>
          <w:ilvl w:val="0"/>
          <w:numId w:val="17"/>
        </w:numPr>
        <w:spacing w:before="210" w:after="210" w:line="300" w:lineRule="auto"/>
        <w:rPr>
          <w:rFonts w:ascii="Segoe UI" w:eastAsia="Segoe UI" w:hAnsi="Segoe UI" w:cs="Segoe UI"/>
          <w:sz w:val="21"/>
          <w:szCs w:val="21"/>
        </w:rPr>
      </w:pPr>
      <w:r w:rsidRPr="0AD3AC6F">
        <w:rPr>
          <w:rFonts w:ascii="Segoe UI" w:eastAsia="Segoe UI" w:hAnsi="Segoe UI" w:cs="Segoe UI"/>
          <w:sz w:val="21"/>
          <w:szCs w:val="21"/>
        </w:rPr>
        <w:t>Download in multiple formats such as CSV, JSON and NetCDF</w:t>
      </w:r>
      <w:r w:rsidR="04406DE8" w:rsidRPr="0AD3AC6F">
        <w:rPr>
          <w:rFonts w:ascii="Segoe UI" w:eastAsia="Segoe UI" w:hAnsi="Segoe UI" w:cs="Segoe UI"/>
          <w:sz w:val="21"/>
          <w:szCs w:val="21"/>
        </w:rPr>
        <w:t>.</w:t>
      </w:r>
    </w:p>
    <w:p w14:paraId="06402D0F" w14:textId="2B093F6C" w:rsidR="31B03126" w:rsidRDefault="31B03126" w:rsidP="0AD3AC6F">
      <w:pPr>
        <w:pStyle w:val="ListParagraph"/>
        <w:numPr>
          <w:ilvl w:val="0"/>
          <w:numId w:val="17"/>
        </w:numPr>
        <w:spacing w:before="210" w:after="210" w:line="300" w:lineRule="auto"/>
        <w:rPr>
          <w:rFonts w:ascii="Segoe UI" w:eastAsia="Segoe UI" w:hAnsi="Segoe UI" w:cs="Segoe UI"/>
          <w:sz w:val="21"/>
          <w:szCs w:val="21"/>
        </w:rPr>
      </w:pPr>
      <w:r w:rsidRPr="0AD3AC6F">
        <w:rPr>
          <w:rFonts w:ascii="Segoe UI" w:eastAsia="Segoe UI" w:hAnsi="Segoe UI" w:cs="Segoe UI"/>
          <w:sz w:val="21"/>
          <w:szCs w:val="21"/>
        </w:rPr>
        <w:t>Access data from different organisations through a single interface</w:t>
      </w:r>
      <w:r w:rsidR="7AAFEC07" w:rsidRPr="0AD3AC6F">
        <w:rPr>
          <w:rFonts w:ascii="Segoe UI" w:eastAsia="Segoe UI" w:hAnsi="Segoe UI" w:cs="Segoe UI"/>
          <w:sz w:val="21"/>
          <w:szCs w:val="21"/>
        </w:rPr>
        <w:t>.</w:t>
      </w:r>
    </w:p>
    <w:p w14:paraId="5BBC4DFA" w14:textId="3D4F340A" w:rsidR="31B03126" w:rsidRDefault="31B03126" w:rsidP="0AD3AC6F">
      <w:pPr>
        <w:pStyle w:val="ListParagraph"/>
        <w:numPr>
          <w:ilvl w:val="0"/>
          <w:numId w:val="17"/>
        </w:numPr>
        <w:spacing w:before="210" w:after="210" w:line="300" w:lineRule="auto"/>
        <w:rPr>
          <w:rFonts w:ascii="Segoe UI" w:eastAsia="Segoe UI" w:hAnsi="Segoe UI" w:cs="Segoe UI"/>
          <w:sz w:val="21"/>
          <w:szCs w:val="21"/>
        </w:rPr>
      </w:pPr>
      <w:r w:rsidRPr="0AD3AC6F">
        <w:rPr>
          <w:rFonts w:ascii="Segoe UI" w:eastAsia="Segoe UI" w:hAnsi="Segoe UI" w:cs="Segoe UI"/>
          <w:sz w:val="21"/>
          <w:szCs w:val="21"/>
        </w:rPr>
        <w:t>Widely used by oceanographers and environmental scientists</w:t>
      </w:r>
    </w:p>
    <w:p w14:paraId="32F9B561" w14:textId="4F1C1D48" w:rsidR="35A93342" w:rsidRDefault="35A93342" w:rsidP="0AD3AC6F">
      <w:pPr>
        <w:pStyle w:val="Heading3"/>
        <w:pBdr>
          <w:top w:val="single" w:sz="6" w:space="2" w:color="4472C4"/>
        </w:pBdr>
        <w:spacing w:before="246" w:after="246" w:line="300" w:lineRule="auto"/>
      </w:pPr>
      <w:r w:rsidRPr="0AD3AC6F">
        <w:rPr>
          <w:rFonts w:ascii="Segoe UI" w:eastAsia="Segoe UI" w:hAnsi="Segoe UI" w:cs="Segoe UI"/>
          <w:b/>
          <w:bCs/>
          <w:sz w:val="24"/>
          <w:szCs w:val="24"/>
        </w:rPr>
        <w:t>How to use ERDDAP to inspect</w:t>
      </w:r>
    </w:p>
    <w:p w14:paraId="0B2648FC" w14:textId="3060DB44" w:rsidR="35A93342" w:rsidRDefault="35A93342" w:rsidP="0AD3AC6F">
      <w:pPr>
        <w:pStyle w:val="Heading3"/>
        <w:spacing w:before="246" w:after="246" w:line="300" w:lineRule="auto"/>
      </w:pPr>
      <w:r w:rsidRPr="0AD3AC6F">
        <w:rPr>
          <w:rFonts w:ascii="Segoe UI" w:eastAsia="Segoe UI" w:hAnsi="Segoe UI" w:cs="Segoe UI"/>
          <w:b/>
          <w:bCs/>
          <w:sz w:val="24"/>
          <w:szCs w:val="24"/>
        </w:rPr>
        <w:t>Step 1: Open the ERDDAP Dataset List</w:t>
      </w:r>
    </w:p>
    <w:p w14:paraId="22C88C2F" w14:textId="191CFC11" w:rsidR="35A93342" w:rsidRDefault="35A93342" w:rsidP="0AD3AC6F">
      <w:pPr>
        <w:spacing w:before="210" w:after="210" w:line="300" w:lineRule="auto"/>
      </w:pPr>
      <w:r w:rsidRPr="0AD3AC6F">
        <w:rPr>
          <w:rFonts w:ascii="Segoe UI" w:eastAsia="Segoe UI" w:hAnsi="Segoe UI" w:cs="Segoe UI"/>
          <w:sz w:val="21"/>
          <w:szCs w:val="21"/>
        </w:rPr>
        <w:t>Go to the BODC ERDDAP dataset catalogue:</w:t>
      </w:r>
    </w:p>
    <w:p w14:paraId="76930244" w14:textId="6098D926" w:rsidR="35A93342" w:rsidRDefault="35A93342" w:rsidP="0AD3AC6F">
      <w:pPr>
        <w:spacing w:before="210" w:after="210" w:line="300" w:lineRule="auto"/>
      </w:pPr>
      <w:r w:rsidRPr="0AD3AC6F">
        <w:rPr>
          <w:rFonts w:ascii="Segoe UI" w:eastAsia="Segoe UI" w:hAnsi="Segoe UI" w:cs="Segoe UI"/>
          <w:sz w:val="21"/>
          <w:szCs w:val="21"/>
        </w:rPr>
        <w:t>🔗</w:t>
      </w:r>
      <w:hyperlink r:id="rId37">
        <w:r w:rsidR="45FFDDBC" w:rsidRPr="0AD3AC6F">
          <w:rPr>
            <w:rStyle w:val="Hyperlink"/>
            <w:b/>
            <w:bCs/>
            <w:sz w:val="21"/>
            <w:szCs w:val="21"/>
          </w:rPr>
          <w:t>ER</w:t>
        </w:r>
        <w:r w:rsidRPr="0AD3AC6F">
          <w:rPr>
            <w:rStyle w:val="Hyperlink"/>
            <w:b/>
            <w:bCs/>
            <w:sz w:val="21"/>
            <w:szCs w:val="21"/>
          </w:rPr>
          <w:t>DDAP - List of All Datasets</w:t>
        </w:r>
      </w:hyperlink>
    </w:p>
    <w:p w14:paraId="2A585234" w14:textId="30868763" w:rsidR="35A93342" w:rsidRDefault="35A93342" w:rsidP="0AD3AC6F">
      <w:pPr>
        <w:spacing w:before="210" w:after="210" w:line="300" w:lineRule="auto"/>
      </w:pPr>
      <w:r w:rsidRPr="0AD3AC6F">
        <w:rPr>
          <w:rFonts w:ascii="Segoe UI" w:eastAsia="Segoe UI" w:hAnsi="Segoe UI" w:cs="Segoe UI"/>
          <w:sz w:val="21"/>
          <w:szCs w:val="21"/>
        </w:rPr>
        <w:t>This page contains hundreds of ocean datasets collected from gliders, ships, moorings, and other observing platforms.</w:t>
      </w:r>
    </w:p>
    <w:p w14:paraId="16F8BA89" w14:textId="054421CF" w:rsidR="0030B8D3" w:rsidRDefault="0030B8D3" w:rsidP="0AD3AC6F">
      <w:pPr>
        <w:spacing w:before="210" w:after="210" w:line="300" w:lineRule="auto"/>
      </w:pPr>
      <w:r>
        <w:rPr>
          <w:noProof/>
        </w:rPr>
        <w:drawing>
          <wp:inline distT="0" distB="0" distL="0" distR="0" wp14:anchorId="6F96CDE5" wp14:editId="56A363A5">
            <wp:extent cx="5724525" cy="1733550"/>
            <wp:effectExtent l="0" t="0" r="0" b="0"/>
            <wp:docPr id="712356503" name="drawing">
              <a:extLst xmlns:a="http://schemas.openxmlformats.org/drawingml/2006/main">
                <a:ext uri="{FF2B5EF4-FFF2-40B4-BE49-F238E27FC236}">
                  <a16:creationId xmlns:a16="http://schemas.microsoft.com/office/drawing/2014/main" id="{E095E4A2-2476-4AAE-9507-CF3183A4DA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56503" name="Picture 712356503"/>
                    <pic:cNvPicPr/>
                  </pic:nvPicPr>
                  <pic:blipFill>
                    <a:blip r:embed="rId38">
                      <a:extLst>
                        <a:ext uri="{28A0092B-C50C-407E-A947-70E740481C1C}">
                          <a14:useLocalDpi xmlns:a14="http://schemas.microsoft.com/office/drawing/2010/main"/>
                        </a:ext>
                      </a:extLst>
                    </a:blip>
                    <a:stretch>
                      <a:fillRect/>
                    </a:stretch>
                  </pic:blipFill>
                  <pic:spPr>
                    <a:xfrm>
                      <a:off x="0" y="0"/>
                      <a:ext cx="5724525" cy="1733550"/>
                    </a:xfrm>
                    <a:prstGeom prst="rect">
                      <a:avLst/>
                    </a:prstGeom>
                  </pic:spPr>
                </pic:pic>
              </a:graphicData>
            </a:graphic>
          </wp:inline>
        </w:drawing>
      </w:r>
    </w:p>
    <w:p w14:paraId="31BD642C" w14:textId="2EC8548E" w:rsidR="0030B8D3" w:rsidRDefault="0030B8D3" w:rsidP="0AD3AC6F">
      <w:pPr>
        <w:pStyle w:val="Heading3"/>
        <w:spacing w:before="246" w:after="246" w:line="300" w:lineRule="auto"/>
      </w:pPr>
      <w:r w:rsidRPr="0AD3AC6F">
        <w:rPr>
          <w:rFonts w:ascii="Segoe UI" w:eastAsia="Segoe UI" w:hAnsi="Segoe UI" w:cs="Segoe UI"/>
          <w:b/>
          <w:bCs/>
          <w:sz w:val="24"/>
          <w:szCs w:val="24"/>
        </w:rPr>
        <w:t>Step 2: Find the Dataset</w:t>
      </w:r>
    </w:p>
    <w:p w14:paraId="586FB5B7" w14:textId="3B1574AA" w:rsidR="0030B8D3" w:rsidRDefault="0030B8D3" w:rsidP="0AD3AC6F">
      <w:pPr>
        <w:spacing w:before="210" w:after="210" w:line="300" w:lineRule="auto"/>
      </w:pPr>
      <w:r w:rsidRPr="0AD3AC6F">
        <w:rPr>
          <w:rFonts w:ascii="Segoe UI" w:eastAsia="Segoe UI" w:hAnsi="Segoe UI" w:cs="Segoe UI"/>
          <w:sz w:val="21"/>
          <w:szCs w:val="21"/>
        </w:rPr>
        <w:t>Scroll through the list or use your browser's search function (</w:t>
      </w:r>
      <w:r w:rsidRPr="0AD3AC6F">
        <w:rPr>
          <w:rFonts w:ascii="Segoe UI" w:eastAsia="Segoe UI" w:hAnsi="Segoe UI" w:cs="Segoe UI"/>
          <w:b/>
          <w:bCs/>
          <w:sz w:val="21"/>
          <w:szCs w:val="21"/>
        </w:rPr>
        <w:t>Ctrl + F</w:t>
      </w:r>
      <w:r w:rsidRPr="0AD3AC6F">
        <w:rPr>
          <w:rFonts w:ascii="Segoe UI" w:eastAsia="Segoe UI" w:hAnsi="Segoe UI" w:cs="Segoe UI"/>
          <w:sz w:val="21"/>
          <w:szCs w:val="21"/>
        </w:rPr>
        <w:t>) and look for</w:t>
      </w:r>
      <w:r w:rsidR="6643613B" w:rsidRPr="0AD3AC6F">
        <w:rPr>
          <w:rFonts w:ascii="Segoe UI" w:eastAsia="Segoe UI" w:hAnsi="Segoe UI" w:cs="Segoe UI"/>
          <w:sz w:val="21"/>
          <w:szCs w:val="21"/>
        </w:rPr>
        <w:t xml:space="preserve"> any dataset</w:t>
      </w:r>
    </w:p>
    <w:p w14:paraId="722ACE62" w14:textId="425154B3" w:rsidR="6643613B" w:rsidRDefault="6643613B" w:rsidP="0AD3AC6F">
      <w:pPr>
        <w:spacing w:before="210" w:after="210" w:line="300" w:lineRule="auto"/>
      </w:pPr>
      <w:r w:rsidRPr="0AD3AC6F">
        <w:rPr>
          <w:rFonts w:ascii="Segoe UI" w:eastAsia="Segoe UI" w:hAnsi="Segoe UI" w:cs="Segoe UI"/>
          <w:sz w:val="21"/>
          <w:szCs w:val="21"/>
        </w:rPr>
        <w:t xml:space="preserve">Example: </w:t>
      </w:r>
      <w:r w:rsidR="0030B8D3" w:rsidRPr="0AD3AC6F">
        <w:rPr>
          <w:rFonts w:ascii="Segoe UI" w:eastAsia="Segoe UI" w:hAnsi="Segoe UI" w:cs="Segoe UI"/>
          <w:b/>
          <w:bCs/>
          <w:sz w:val="21"/>
          <w:szCs w:val="21"/>
        </w:rPr>
        <w:t>AtlantiS sg638 (deployment 730) real-time seaglider data</w:t>
      </w:r>
    </w:p>
    <w:p w14:paraId="5A498CF4" w14:textId="0C741025" w:rsidR="0030B8D3" w:rsidRDefault="0030B8D3" w:rsidP="0AD3AC6F">
      <w:pPr>
        <w:spacing w:before="210" w:after="210" w:line="300" w:lineRule="auto"/>
      </w:pPr>
      <w:r w:rsidRPr="0AD3AC6F">
        <w:rPr>
          <w:rFonts w:ascii="Segoe UI" w:eastAsia="Segoe UI" w:hAnsi="Segoe UI" w:cs="Segoe UI"/>
          <w:sz w:val="21"/>
          <w:szCs w:val="21"/>
        </w:rPr>
        <w:t xml:space="preserve">When you find the dataset, click the </w:t>
      </w:r>
      <w:r w:rsidRPr="0AD3AC6F">
        <w:rPr>
          <w:rFonts w:ascii="Segoe UI" w:eastAsia="Segoe UI" w:hAnsi="Segoe UI" w:cs="Segoe UI"/>
          <w:b/>
          <w:bCs/>
          <w:sz w:val="21"/>
          <w:szCs w:val="21"/>
        </w:rPr>
        <w:t>data</w:t>
      </w:r>
      <w:r w:rsidRPr="0AD3AC6F">
        <w:rPr>
          <w:rFonts w:ascii="Segoe UI" w:eastAsia="Segoe UI" w:hAnsi="Segoe UI" w:cs="Segoe UI"/>
          <w:sz w:val="21"/>
          <w:szCs w:val="21"/>
        </w:rPr>
        <w:t xml:space="preserve"> link in the </w:t>
      </w:r>
      <w:r w:rsidRPr="0AD3AC6F">
        <w:rPr>
          <w:rFonts w:ascii="Segoe UI" w:eastAsia="Segoe UI" w:hAnsi="Segoe UI" w:cs="Segoe UI"/>
          <w:b/>
          <w:bCs/>
          <w:sz w:val="21"/>
          <w:szCs w:val="21"/>
        </w:rPr>
        <w:t>TableDAP Data</w:t>
      </w:r>
      <w:r w:rsidRPr="0AD3AC6F">
        <w:rPr>
          <w:rFonts w:ascii="Segoe UI" w:eastAsia="Segoe UI" w:hAnsi="Segoe UI" w:cs="Segoe UI"/>
          <w:sz w:val="21"/>
          <w:szCs w:val="21"/>
        </w:rPr>
        <w:t xml:space="preserve"> column.</w:t>
      </w:r>
      <w:r>
        <w:br/>
      </w:r>
      <w:r w:rsidR="21E7A70E">
        <w:rPr>
          <w:noProof/>
        </w:rPr>
        <w:drawing>
          <wp:inline distT="0" distB="0" distL="0" distR="0" wp14:anchorId="6E315CC8" wp14:editId="1FF18CE0">
            <wp:extent cx="5724525" cy="3143250"/>
            <wp:effectExtent l="0" t="0" r="0" b="0"/>
            <wp:docPr id="1002489080" name="drawing">
              <a:extLst xmlns:a="http://schemas.openxmlformats.org/drawingml/2006/main">
                <a:ext uri="{FF2B5EF4-FFF2-40B4-BE49-F238E27FC236}">
                  <a16:creationId xmlns:a16="http://schemas.microsoft.com/office/drawing/2014/main" id="{2D2769D0-796D-4FC8-B395-511F41923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9080" name="Picture 1002489080"/>
                    <pic:cNvPicPr/>
                  </pic:nvPicPr>
                  <pic:blipFill>
                    <a:blip r:embed="rId39">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14:paraId="73C03E1F" w14:textId="22D070F7" w:rsidR="21E7A70E" w:rsidRDefault="21E7A70E" w:rsidP="0AD3AC6F">
      <w:pPr>
        <w:pStyle w:val="Heading3"/>
        <w:spacing w:before="246" w:after="246" w:line="300" w:lineRule="auto"/>
      </w:pPr>
      <w:r w:rsidRPr="0AD3AC6F">
        <w:rPr>
          <w:rFonts w:ascii="Segoe UI" w:eastAsia="Segoe UI" w:hAnsi="Segoe UI" w:cs="Segoe UI"/>
          <w:b/>
          <w:bCs/>
          <w:sz w:val="24"/>
          <w:szCs w:val="24"/>
        </w:rPr>
        <w:t>Step 3: Explore the Data Access Form</w:t>
      </w:r>
    </w:p>
    <w:p w14:paraId="3DB8EFC0" w14:textId="3FB7CF75" w:rsidR="21E7A70E" w:rsidRDefault="21E7A70E" w:rsidP="0AD3AC6F">
      <w:pPr>
        <w:spacing w:before="210" w:after="210" w:line="300" w:lineRule="auto"/>
      </w:pPr>
      <w:r w:rsidRPr="0AD3AC6F">
        <w:rPr>
          <w:rFonts w:ascii="Segoe UI" w:eastAsia="Segoe UI" w:hAnsi="Segoe UI" w:cs="Segoe UI"/>
          <w:sz w:val="21"/>
          <w:szCs w:val="21"/>
        </w:rPr>
        <w:t xml:space="preserve">The </w:t>
      </w:r>
      <w:r w:rsidRPr="0AD3AC6F">
        <w:rPr>
          <w:rFonts w:ascii="Segoe UI" w:eastAsia="Segoe UI" w:hAnsi="Segoe UI" w:cs="Segoe UI"/>
          <w:b/>
          <w:bCs/>
          <w:sz w:val="21"/>
          <w:szCs w:val="21"/>
        </w:rPr>
        <w:t>Data Access Form</w:t>
      </w:r>
      <w:r w:rsidRPr="0AD3AC6F">
        <w:rPr>
          <w:rFonts w:ascii="Segoe UI" w:eastAsia="Segoe UI" w:hAnsi="Segoe UI" w:cs="Segoe UI"/>
          <w:sz w:val="21"/>
          <w:szCs w:val="21"/>
        </w:rPr>
        <w:t xml:space="preserve"> will open.</w:t>
      </w:r>
    </w:p>
    <w:p w14:paraId="19F1747A" w14:textId="052FF994" w:rsidR="21E7A70E" w:rsidRDefault="21E7A70E" w:rsidP="0AD3AC6F">
      <w:pPr>
        <w:spacing w:before="210" w:after="210" w:line="300" w:lineRule="auto"/>
      </w:pPr>
      <w:r w:rsidRPr="0AD3AC6F">
        <w:rPr>
          <w:rFonts w:ascii="Segoe UI" w:eastAsia="Segoe UI" w:hAnsi="Segoe UI" w:cs="Segoe UI"/>
          <w:sz w:val="21"/>
          <w:szCs w:val="21"/>
        </w:rPr>
        <w:t>This page allows you to:</w:t>
      </w:r>
    </w:p>
    <w:p w14:paraId="2B69A6EA" w14:textId="6523085F" w:rsidR="21E7A70E" w:rsidRDefault="21E7A70E" w:rsidP="0AD3AC6F">
      <w:pPr>
        <w:pStyle w:val="ListParagraph"/>
        <w:numPr>
          <w:ilvl w:val="0"/>
          <w:numId w:val="27"/>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View all available variables in the dataset</w:t>
      </w:r>
    </w:p>
    <w:p w14:paraId="2CBC8ABA" w14:textId="5E19AE5B" w:rsidR="21E7A70E" w:rsidRDefault="21E7A70E" w:rsidP="0AD3AC6F">
      <w:pPr>
        <w:pStyle w:val="ListParagraph"/>
        <w:numPr>
          <w:ilvl w:val="0"/>
          <w:numId w:val="27"/>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Select the variables you want to download</w:t>
      </w:r>
    </w:p>
    <w:p w14:paraId="69C9B878" w14:textId="5696AEF8" w:rsidR="21E7A70E" w:rsidRDefault="21E7A70E" w:rsidP="0AD3AC6F">
      <w:pPr>
        <w:pStyle w:val="ListParagraph"/>
        <w:numPr>
          <w:ilvl w:val="0"/>
          <w:numId w:val="27"/>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Apply filters to reduce the amount of data returned</w:t>
      </w:r>
    </w:p>
    <w:p w14:paraId="7A239BEC" w14:textId="7F27CF4A" w:rsidR="21E7A70E" w:rsidRDefault="21E7A70E" w:rsidP="0AD3AC6F">
      <w:pPr>
        <w:pStyle w:val="ListParagraph"/>
        <w:numPr>
          <w:ilvl w:val="0"/>
          <w:numId w:val="27"/>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Choose an output file format</w:t>
      </w:r>
    </w:p>
    <w:p w14:paraId="45756F07" w14:textId="0182713A" w:rsidR="21E7A70E" w:rsidRDefault="21E7A70E" w:rsidP="0AD3AC6F">
      <w:pPr>
        <w:spacing w:before="210" w:after="210" w:line="300" w:lineRule="auto"/>
      </w:pPr>
      <w:r w:rsidRPr="0AD3AC6F">
        <w:rPr>
          <w:rFonts w:ascii="Segoe UI" w:eastAsia="Segoe UI" w:hAnsi="Segoe UI" w:cs="Segoe UI"/>
          <w:sz w:val="21"/>
          <w:szCs w:val="21"/>
        </w:rPr>
        <w:t>Examples of variables available include:</w:t>
      </w:r>
    </w:p>
    <w:p w14:paraId="371E817C" w14:textId="313CC71C" w:rsidR="21E7A70E" w:rsidRDefault="21E7A70E" w:rsidP="0AD3AC6F">
      <w:pPr>
        <w:pStyle w:val="ListParagraph"/>
        <w:numPr>
          <w:ilvl w:val="0"/>
          <w:numId w:val="11"/>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Longitude</w:t>
      </w:r>
    </w:p>
    <w:p w14:paraId="46B44BAB" w14:textId="2D320640" w:rsidR="21E7A70E" w:rsidRDefault="21E7A70E" w:rsidP="0AD3AC6F">
      <w:pPr>
        <w:pStyle w:val="ListParagraph"/>
        <w:numPr>
          <w:ilvl w:val="0"/>
          <w:numId w:val="11"/>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Latitude</w:t>
      </w:r>
    </w:p>
    <w:p w14:paraId="2661AB88" w14:textId="384FBC49" w:rsidR="21E7A70E" w:rsidRDefault="21E7A70E" w:rsidP="0AD3AC6F">
      <w:pPr>
        <w:pStyle w:val="ListParagraph"/>
        <w:numPr>
          <w:ilvl w:val="0"/>
          <w:numId w:val="11"/>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Depth</w:t>
      </w:r>
    </w:p>
    <w:p w14:paraId="37239562" w14:textId="5B0291FE" w:rsidR="21E7A70E" w:rsidRDefault="21E7A70E" w:rsidP="0AD3AC6F">
      <w:pPr>
        <w:pStyle w:val="ListParagraph"/>
        <w:numPr>
          <w:ilvl w:val="0"/>
          <w:numId w:val="11"/>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Temperature</w:t>
      </w:r>
    </w:p>
    <w:p w14:paraId="0FA6B39F" w14:textId="1316895A" w:rsidR="21E7A70E" w:rsidRDefault="21E7A70E" w:rsidP="0AD3AC6F">
      <w:pPr>
        <w:pStyle w:val="ListParagraph"/>
        <w:numPr>
          <w:ilvl w:val="0"/>
          <w:numId w:val="11"/>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Salinity</w:t>
      </w:r>
    </w:p>
    <w:p w14:paraId="7FF47758" w14:textId="38E8BF13" w:rsidR="21E7A70E" w:rsidRDefault="21E7A70E" w:rsidP="0AD3AC6F">
      <w:pPr>
        <w:pStyle w:val="ListParagraph"/>
        <w:numPr>
          <w:ilvl w:val="0"/>
          <w:numId w:val="11"/>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Time</w:t>
      </w:r>
    </w:p>
    <w:p w14:paraId="7A836D5A" w14:textId="4E686499" w:rsidR="21E7A70E" w:rsidRDefault="21E7A70E" w:rsidP="0AD3AC6F">
      <w:r>
        <w:rPr>
          <w:noProof/>
        </w:rPr>
        <w:drawing>
          <wp:inline distT="0" distB="0" distL="0" distR="0" wp14:anchorId="710C1729" wp14:editId="6AF7196E">
            <wp:extent cx="5724525" cy="962025"/>
            <wp:effectExtent l="0" t="0" r="0" b="0"/>
            <wp:docPr id="269791826" name="drawing">
              <a:extLst xmlns:a="http://schemas.openxmlformats.org/drawingml/2006/main">
                <a:ext uri="{FF2B5EF4-FFF2-40B4-BE49-F238E27FC236}">
                  <a16:creationId xmlns:a16="http://schemas.microsoft.com/office/drawing/2014/main" id="{B456F174-B20C-446D-ADF3-9294ECD96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1826" name="Picture 269791826"/>
                    <pic:cNvPicPr/>
                  </pic:nvPicPr>
                  <pic:blipFill>
                    <a:blip r:embed="rId40">
                      <a:extLst>
                        <a:ext uri="{28A0092B-C50C-407E-A947-70E740481C1C}">
                          <a14:useLocalDpi xmlns:a14="http://schemas.microsoft.com/office/drawing/2010/main"/>
                        </a:ext>
                      </a:extLst>
                    </a:blip>
                    <a:stretch>
                      <a:fillRect/>
                    </a:stretch>
                  </pic:blipFill>
                  <pic:spPr>
                    <a:xfrm>
                      <a:off x="0" y="0"/>
                      <a:ext cx="5724525" cy="962025"/>
                    </a:xfrm>
                    <a:prstGeom prst="rect">
                      <a:avLst/>
                    </a:prstGeom>
                  </pic:spPr>
                </pic:pic>
              </a:graphicData>
            </a:graphic>
          </wp:inline>
        </w:drawing>
      </w:r>
    </w:p>
    <w:p w14:paraId="64E475C6" w14:textId="48CC9C5F" w:rsidR="487863B1" w:rsidRDefault="487863B1" w:rsidP="0AD3AC6F">
      <w:pPr>
        <w:pStyle w:val="Heading3"/>
        <w:spacing w:before="246" w:after="246" w:line="300" w:lineRule="auto"/>
      </w:pPr>
      <w:r w:rsidRPr="0AD3AC6F">
        <w:rPr>
          <w:rFonts w:ascii="Segoe UI" w:eastAsia="Segoe UI" w:hAnsi="Segoe UI" w:cs="Segoe UI"/>
          <w:b/>
          <w:bCs/>
          <w:sz w:val="24"/>
          <w:szCs w:val="24"/>
        </w:rPr>
        <w:t>Step 6: Inspect the CSV File</w:t>
      </w:r>
      <w:r w:rsidR="00072BDB">
        <w:rPr>
          <w:rFonts w:ascii="Segoe UI" w:eastAsia="Segoe UI" w:hAnsi="Segoe UI" w:cs="Segoe UI"/>
          <w:b/>
          <w:bCs/>
          <w:sz w:val="24"/>
          <w:szCs w:val="24"/>
        </w:rPr>
        <w:t xml:space="preserve"> downloaded</w:t>
      </w:r>
    </w:p>
    <w:p w14:paraId="1A0F51F0" w14:textId="20E6E3C6" w:rsidR="487863B1" w:rsidRDefault="487863B1" w:rsidP="0AD3AC6F">
      <w:pPr>
        <w:spacing w:before="210" w:after="210" w:line="300" w:lineRule="auto"/>
      </w:pPr>
      <w:r w:rsidRPr="0AD3AC6F">
        <w:rPr>
          <w:rFonts w:ascii="Segoe UI" w:eastAsia="Segoe UI" w:hAnsi="Segoe UI" w:cs="Segoe UI"/>
          <w:sz w:val="21"/>
          <w:szCs w:val="21"/>
        </w:rPr>
        <w:t>Open the downloaded CSV file using:</w:t>
      </w:r>
    </w:p>
    <w:p w14:paraId="3093D838" w14:textId="4EC49BD0" w:rsidR="487863B1" w:rsidRDefault="487863B1" w:rsidP="0AD3AC6F">
      <w:pPr>
        <w:pStyle w:val="ListParagraph"/>
        <w:numPr>
          <w:ilvl w:val="0"/>
          <w:numId w:val="29"/>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Microsoft Excel</w:t>
      </w:r>
    </w:p>
    <w:p w14:paraId="6FB1025F" w14:textId="1AA2C36D" w:rsidR="487863B1" w:rsidRDefault="487863B1" w:rsidP="0AD3AC6F">
      <w:pPr>
        <w:pStyle w:val="ListParagraph"/>
        <w:numPr>
          <w:ilvl w:val="0"/>
          <w:numId w:val="29"/>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VS Code</w:t>
      </w:r>
    </w:p>
    <w:p w14:paraId="0E92B2C5" w14:textId="3DEBF130" w:rsidR="487863B1" w:rsidRDefault="487863B1" w:rsidP="0AD3AC6F">
      <w:pPr>
        <w:spacing w:before="210" w:after="210" w:line="300" w:lineRule="auto"/>
      </w:pPr>
      <w:r w:rsidRPr="0AD3AC6F">
        <w:rPr>
          <w:rFonts w:ascii="Segoe UI" w:eastAsia="Segoe UI" w:hAnsi="Segoe UI" w:cs="Segoe UI"/>
          <w:sz w:val="21"/>
          <w:szCs w:val="21"/>
        </w:rPr>
        <w:t>You will see rows and columns of data similar to the example below.</w:t>
      </w:r>
    </w:p>
    <w:tbl>
      <w:tblPr>
        <w:tblW w:w="0" w:type="auto"/>
        <w:tblLook w:val="06A0" w:firstRow="1" w:lastRow="0" w:firstColumn="1" w:lastColumn="0" w:noHBand="1" w:noVBand="1"/>
      </w:tblPr>
      <w:tblGrid>
        <w:gridCol w:w="2670"/>
        <w:gridCol w:w="1176"/>
        <w:gridCol w:w="1394"/>
        <w:gridCol w:w="1709"/>
      </w:tblGrid>
      <w:tr w:rsidR="0AD3AC6F" w14:paraId="764DC39B" w14:textId="77777777" w:rsidTr="0AD3AC6F">
        <w:trPr>
          <w:trHeight w:val="300"/>
        </w:trPr>
        <w:tc>
          <w:tcPr>
            <w:tcW w:w="267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86F282C" w14:textId="339C52F4" w:rsidR="0AD3AC6F" w:rsidRDefault="0AD3AC6F" w:rsidP="0AD3AC6F">
            <w:pPr>
              <w:spacing w:before="0" w:after="0" w:line="300" w:lineRule="auto"/>
              <w:jc w:val="center"/>
            </w:pPr>
            <w:r w:rsidRPr="0AD3AC6F">
              <w:rPr>
                <w:b/>
                <w:bCs/>
              </w:rPr>
              <w:t>time</w:t>
            </w:r>
          </w:p>
        </w:tc>
        <w:tc>
          <w:tcPr>
            <w:tcW w:w="117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9CA743E" w14:textId="56BF940C" w:rsidR="0AD3AC6F" w:rsidRDefault="0AD3AC6F" w:rsidP="0AD3AC6F">
            <w:pPr>
              <w:spacing w:before="0" w:after="0" w:line="300" w:lineRule="auto"/>
              <w:jc w:val="center"/>
            </w:pPr>
            <w:r w:rsidRPr="0AD3AC6F">
              <w:rPr>
                <w:b/>
                <w:bCs/>
              </w:rPr>
              <w:t>latitude</w:t>
            </w:r>
          </w:p>
        </w:tc>
        <w:tc>
          <w:tcPr>
            <w:tcW w:w="139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C314778" w14:textId="5D9B6227" w:rsidR="0AD3AC6F" w:rsidRDefault="0AD3AC6F" w:rsidP="0AD3AC6F">
            <w:pPr>
              <w:spacing w:before="0" w:after="0" w:line="300" w:lineRule="auto"/>
              <w:jc w:val="center"/>
            </w:pPr>
            <w:r w:rsidRPr="0AD3AC6F">
              <w:rPr>
                <w:b/>
                <w:bCs/>
              </w:rPr>
              <w:t>longitude</w:t>
            </w:r>
          </w:p>
        </w:tc>
        <w:tc>
          <w:tcPr>
            <w:tcW w:w="170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02AD2FB" w14:textId="11B2C122" w:rsidR="0AD3AC6F" w:rsidRDefault="0AD3AC6F" w:rsidP="0AD3AC6F">
            <w:pPr>
              <w:spacing w:before="0" w:after="0" w:line="300" w:lineRule="auto"/>
              <w:jc w:val="center"/>
            </w:pPr>
            <w:r w:rsidRPr="0AD3AC6F">
              <w:rPr>
                <w:b/>
                <w:bCs/>
              </w:rPr>
              <w:t>temperature</w:t>
            </w:r>
          </w:p>
        </w:tc>
      </w:tr>
      <w:tr w:rsidR="0AD3AC6F" w14:paraId="30341F91" w14:textId="77777777" w:rsidTr="0AD3AC6F">
        <w:trPr>
          <w:trHeight w:val="300"/>
        </w:trPr>
        <w:tc>
          <w:tcPr>
            <w:tcW w:w="2670" w:type="dxa"/>
            <w:tcBorders>
              <w:top w:val="single" w:sz="6" w:space="0" w:color="E6E6E6"/>
              <w:left w:val="single" w:sz="6" w:space="0" w:color="E6E6E6"/>
              <w:bottom w:val="single" w:sz="6" w:space="0" w:color="E6E6E6"/>
              <w:right w:val="single" w:sz="6" w:space="0" w:color="E6E6E6"/>
            </w:tcBorders>
            <w:vAlign w:val="center"/>
          </w:tcPr>
          <w:p w14:paraId="53B96524" w14:textId="6C03D207" w:rsidR="0AD3AC6F" w:rsidRDefault="0AD3AC6F" w:rsidP="0AD3AC6F">
            <w:pPr>
              <w:spacing w:before="0" w:after="0" w:line="300" w:lineRule="auto"/>
            </w:pPr>
            <w:r>
              <w:t>2026-08-24T23:00:00Z</w:t>
            </w:r>
          </w:p>
        </w:tc>
        <w:tc>
          <w:tcPr>
            <w:tcW w:w="1176" w:type="dxa"/>
            <w:tcBorders>
              <w:top w:val="single" w:sz="6" w:space="0" w:color="E6E6E6"/>
              <w:left w:val="single" w:sz="6" w:space="0" w:color="E6E6E6"/>
              <w:bottom w:val="single" w:sz="6" w:space="0" w:color="E6E6E6"/>
              <w:right w:val="single" w:sz="6" w:space="0" w:color="E6E6E6"/>
            </w:tcBorders>
            <w:vAlign w:val="center"/>
          </w:tcPr>
          <w:p w14:paraId="32176472" w14:textId="0CECEA26" w:rsidR="0AD3AC6F" w:rsidRDefault="0AD3AC6F" w:rsidP="0AD3AC6F">
            <w:pPr>
              <w:spacing w:before="0" w:after="0" w:line="300" w:lineRule="auto"/>
            </w:pPr>
            <w:r>
              <w:t>57.09</w:t>
            </w:r>
          </w:p>
        </w:tc>
        <w:tc>
          <w:tcPr>
            <w:tcW w:w="1394" w:type="dxa"/>
            <w:tcBorders>
              <w:top w:val="single" w:sz="6" w:space="0" w:color="E6E6E6"/>
              <w:left w:val="single" w:sz="6" w:space="0" w:color="E6E6E6"/>
              <w:bottom w:val="single" w:sz="6" w:space="0" w:color="E6E6E6"/>
              <w:right w:val="single" w:sz="6" w:space="0" w:color="E6E6E6"/>
            </w:tcBorders>
            <w:vAlign w:val="center"/>
          </w:tcPr>
          <w:p w14:paraId="6B44E842" w14:textId="37B493DD" w:rsidR="0AD3AC6F" w:rsidRDefault="0AD3AC6F" w:rsidP="0AD3AC6F">
            <w:pPr>
              <w:spacing w:before="0" w:after="0" w:line="300" w:lineRule="auto"/>
            </w:pPr>
            <w:r>
              <w:t>-9.54</w:t>
            </w:r>
          </w:p>
        </w:tc>
        <w:tc>
          <w:tcPr>
            <w:tcW w:w="1709" w:type="dxa"/>
            <w:tcBorders>
              <w:top w:val="single" w:sz="6" w:space="0" w:color="E6E6E6"/>
              <w:left w:val="single" w:sz="6" w:space="0" w:color="E6E6E6"/>
              <w:bottom w:val="single" w:sz="6" w:space="0" w:color="E6E6E6"/>
              <w:right w:val="single" w:sz="6" w:space="0" w:color="E6E6E6"/>
            </w:tcBorders>
            <w:vAlign w:val="center"/>
          </w:tcPr>
          <w:p w14:paraId="2D909019" w14:textId="7DE5B1C4" w:rsidR="0AD3AC6F" w:rsidRDefault="0AD3AC6F" w:rsidP="0AD3AC6F">
            <w:pPr>
              <w:spacing w:before="0" w:after="0" w:line="300" w:lineRule="auto"/>
            </w:pPr>
            <w:r>
              <w:t>11.8</w:t>
            </w:r>
          </w:p>
        </w:tc>
      </w:tr>
      <w:tr w:rsidR="0AD3AC6F" w14:paraId="0BC87681" w14:textId="77777777" w:rsidTr="0AD3AC6F">
        <w:trPr>
          <w:trHeight w:val="300"/>
        </w:trPr>
        <w:tc>
          <w:tcPr>
            <w:tcW w:w="2670" w:type="dxa"/>
            <w:tcBorders>
              <w:top w:val="single" w:sz="6" w:space="0" w:color="E6E6E6"/>
              <w:left w:val="single" w:sz="6" w:space="0" w:color="E6E6E6"/>
              <w:bottom w:val="single" w:sz="6" w:space="0" w:color="E6E6E6"/>
              <w:right w:val="single" w:sz="6" w:space="0" w:color="E6E6E6"/>
            </w:tcBorders>
            <w:vAlign w:val="center"/>
          </w:tcPr>
          <w:p w14:paraId="6067A377" w14:textId="66BA234E" w:rsidR="0AD3AC6F" w:rsidRDefault="0AD3AC6F" w:rsidP="0AD3AC6F">
            <w:pPr>
              <w:spacing w:before="0" w:after="0" w:line="300" w:lineRule="auto"/>
            </w:pPr>
            <w:r>
              <w:t>2026-08-24T23:15:00Z</w:t>
            </w:r>
          </w:p>
        </w:tc>
        <w:tc>
          <w:tcPr>
            <w:tcW w:w="1176" w:type="dxa"/>
            <w:tcBorders>
              <w:top w:val="single" w:sz="6" w:space="0" w:color="E6E6E6"/>
              <w:left w:val="single" w:sz="6" w:space="0" w:color="E6E6E6"/>
              <w:bottom w:val="single" w:sz="6" w:space="0" w:color="E6E6E6"/>
              <w:right w:val="single" w:sz="6" w:space="0" w:color="E6E6E6"/>
            </w:tcBorders>
            <w:vAlign w:val="center"/>
          </w:tcPr>
          <w:p w14:paraId="41C43AA3" w14:textId="5B40533E" w:rsidR="0AD3AC6F" w:rsidRDefault="0AD3AC6F" w:rsidP="0AD3AC6F">
            <w:pPr>
              <w:spacing w:before="0" w:after="0" w:line="300" w:lineRule="auto"/>
            </w:pPr>
            <w:r>
              <w:t>57.10</w:t>
            </w:r>
          </w:p>
        </w:tc>
        <w:tc>
          <w:tcPr>
            <w:tcW w:w="1394" w:type="dxa"/>
            <w:tcBorders>
              <w:top w:val="single" w:sz="6" w:space="0" w:color="E6E6E6"/>
              <w:left w:val="single" w:sz="6" w:space="0" w:color="E6E6E6"/>
              <w:bottom w:val="single" w:sz="6" w:space="0" w:color="E6E6E6"/>
              <w:right w:val="single" w:sz="6" w:space="0" w:color="E6E6E6"/>
            </w:tcBorders>
            <w:vAlign w:val="center"/>
          </w:tcPr>
          <w:p w14:paraId="6B93E5C5" w14:textId="2129F2EC" w:rsidR="0AD3AC6F" w:rsidRDefault="0AD3AC6F" w:rsidP="0AD3AC6F">
            <w:pPr>
              <w:spacing w:before="0" w:after="0" w:line="300" w:lineRule="auto"/>
            </w:pPr>
            <w:r>
              <w:t>-9.53</w:t>
            </w:r>
          </w:p>
        </w:tc>
        <w:tc>
          <w:tcPr>
            <w:tcW w:w="1709" w:type="dxa"/>
            <w:tcBorders>
              <w:top w:val="single" w:sz="6" w:space="0" w:color="E6E6E6"/>
              <w:left w:val="single" w:sz="6" w:space="0" w:color="E6E6E6"/>
              <w:bottom w:val="single" w:sz="6" w:space="0" w:color="E6E6E6"/>
              <w:right w:val="single" w:sz="6" w:space="0" w:color="E6E6E6"/>
            </w:tcBorders>
            <w:vAlign w:val="center"/>
          </w:tcPr>
          <w:p w14:paraId="1724CCF3" w14:textId="5278BCE0" w:rsidR="0AD3AC6F" w:rsidRDefault="0AD3AC6F" w:rsidP="0AD3AC6F">
            <w:pPr>
              <w:spacing w:before="0" w:after="0" w:line="300" w:lineRule="auto"/>
            </w:pPr>
            <w:r>
              <w:t>11.7</w:t>
            </w:r>
          </w:p>
        </w:tc>
      </w:tr>
      <w:tr w:rsidR="0AD3AC6F" w14:paraId="02702F26" w14:textId="77777777" w:rsidTr="0AD3AC6F">
        <w:trPr>
          <w:trHeight w:val="300"/>
        </w:trPr>
        <w:tc>
          <w:tcPr>
            <w:tcW w:w="2670" w:type="dxa"/>
            <w:tcBorders>
              <w:top w:val="single" w:sz="6" w:space="0" w:color="E6E6E6"/>
              <w:left w:val="single" w:sz="6" w:space="0" w:color="E6E6E6"/>
              <w:bottom w:val="single" w:sz="6" w:space="0" w:color="E6E6E6"/>
              <w:right w:val="single" w:sz="6" w:space="0" w:color="E6E6E6"/>
            </w:tcBorders>
            <w:vAlign w:val="center"/>
          </w:tcPr>
          <w:p w14:paraId="6642C2DB" w14:textId="51459826" w:rsidR="0AD3AC6F" w:rsidRDefault="0AD3AC6F" w:rsidP="0AD3AC6F">
            <w:pPr>
              <w:spacing w:before="0" w:after="0" w:line="300" w:lineRule="auto"/>
            </w:pPr>
            <w:r>
              <w:t>2026-08-24T23:30:00Z</w:t>
            </w:r>
          </w:p>
        </w:tc>
        <w:tc>
          <w:tcPr>
            <w:tcW w:w="1176" w:type="dxa"/>
            <w:tcBorders>
              <w:top w:val="single" w:sz="6" w:space="0" w:color="E6E6E6"/>
              <w:left w:val="single" w:sz="6" w:space="0" w:color="E6E6E6"/>
              <w:bottom w:val="single" w:sz="6" w:space="0" w:color="E6E6E6"/>
              <w:right w:val="single" w:sz="6" w:space="0" w:color="E6E6E6"/>
            </w:tcBorders>
            <w:vAlign w:val="center"/>
          </w:tcPr>
          <w:p w14:paraId="72AD38D9" w14:textId="39BD6DB4" w:rsidR="0AD3AC6F" w:rsidRDefault="0AD3AC6F" w:rsidP="0AD3AC6F">
            <w:pPr>
              <w:spacing w:before="0" w:after="0" w:line="300" w:lineRule="auto"/>
            </w:pPr>
            <w:r>
              <w:t>57.11</w:t>
            </w:r>
          </w:p>
        </w:tc>
        <w:tc>
          <w:tcPr>
            <w:tcW w:w="1394" w:type="dxa"/>
            <w:tcBorders>
              <w:top w:val="single" w:sz="6" w:space="0" w:color="E6E6E6"/>
              <w:left w:val="single" w:sz="6" w:space="0" w:color="E6E6E6"/>
              <w:bottom w:val="single" w:sz="6" w:space="0" w:color="E6E6E6"/>
              <w:right w:val="single" w:sz="6" w:space="0" w:color="E6E6E6"/>
            </w:tcBorders>
            <w:vAlign w:val="center"/>
          </w:tcPr>
          <w:p w14:paraId="61180EC5" w14:textId="07285E17" w:rsidR="0AD3AC6F" w:rsidRDefault="0AD3AC6F" w:rsidP="0AD3AC6F">
            <w:pPr>
              <w:spacing w:before="0" w:after="0" w:line="300" w:lineRule="auto"/>
            </w:pPr>
            <w:r>
              <w:t>-9.52</w:t>
            </w:r>
          </w:p>
        </w:tc>
        <w:tc>
          <w:tcPr>
            <w:tcW w:w="1709" w:type="dxa"/>
            <w:tcBorders>
              <w:top w:val="single" w:sz="6" w:space="0" w:color="E6E6E6"/>
              <w:left w:val="single" w:sz="6" w:space="0" w:color="E6E6E6"/>
              <w:bottom w:val="single" w:sz="6" w:space="0" w:color="E6E6E6"/>
              <w:right w:val="single" w:sz="6" w:space="0" w:color="E6E6E6"/>
            </w:tcBorders>
            <w:vAlign w:val="center"/>
          </w:tcPr>
          <w:p w14:paraId="463D8046" w14:textId="258013C0" w:rsidR="0AD3AC6F" w:rsidRDefault="0AD3AC6F" w:rsidP="0AD3AC6F">
            <w:pPr>
              <w:spacing w:before="0" w:after="0" w:line="300" w:lineRule="auto"/>
            </w:pPr>
            <w:r>
              <w:t>11.6</w:t>
            </w:r>
          </w:p>
        </w:tc>
      </w:tr>
    </w:tbl>
    <w:p w14:paraId="042ADDE0" w14:textId="13713FE9" w:rsidR="487863B1" w:rsidRDefault="487863B1" w:rsidP="0AD3AC6F">
      <w:pPr>
        <w:spacing w:before="210" w:after="210" w:line="300" w:lineRule="auto"/>
      </w:pPr>
      <w:r w:rsidRPr="0AD3AC6F">
        <w:rPr>
          <w:rFonts w:ascii="Segoe UI" w:eastAsia="Segoe UI" w:hAnsi="Segoe UI" w:cs="Segoe UI"/>
          <w:sz w:val="21"/>
          <w:szCs w:val="21"/>
        </w:rPr>
        <w:t>Each row represents a measurement collected by the seaglider.</w:t>
      </w:r>
    </w:p>
    <w:p w14:paraId="3D14C6C5" w14:textId="32862E8B" w:rsidR="0AD3AC6F" w:rsidRDefault="0AD3AC6F" w:rsidP="0AD3AC6F"/>
    <w:p w14:paraId="358F0E0A" w14:textId="37EE8CD1" w:rsidR="487863B1" w:rsidRDefault="487863B1" w:rsidP="0AD3AC6F">
      <w:pPr>
        <w:pStyle w:val="Heading3"/>
        <w:spacing w:before="246" w:after="246" w:line="300" w:lineRule="auto"/>
      </w:pPr>
      <w:bookmarkStart w:id="73" w:name="GRAPH_ERDDAP"/>
      <w:r w:rsidRPr="0AD3AC6F">
        <w:rPr>
          <w:rFonts w:ascii="Segoe UI" w:eastAsia="Segoe UI" w:hAnsi="Segoe UI" w:cs="Segoe UI"/>
          <w:b/>
          <w:bCs/>
          <w:sz w:val="24"/>
          <w:szCs w:val="24"/>
        </w:rPr>
        <w:t>Step 7: Preview the Data as a Graph</w:t>
      </w:r>
    </w:p>
    <w:bookmarkEnd w:id="73"/>
    <w:p w14:paraId="3F22EC0B" w14:textId="3F44A36D" w:rsidR="487863B1" w:rsidRDefault="487863B1" w:rsidP="0AD3AC6F">
      <w:pPr>
        <w:spacing w:before="210" w:after="210" w:line="300" w:lineRule="auto"/>
      </w:pPr>
      <w:r w:rsidRPr="0AD3AC6F">
        <w:rPr>
          <w:rFonts w:ascii="Segoe UI" w:eastAsia="Segoe UI" w:hAnsi="Segoe UI" w:cs="Segoe UI"/>
          <w:sz w:val="21"/>
          <w:szCs w:val="21"/>
        </w:rPr>
        <w:t>Instead of downloading immediately, ERDDAP can also create graphs directly in your browser.</w:t>
      </w:r>
    </w:p>
    <w:p w14:paraId="16730DDF" w14:textId="552850EC" w:rsidR="487863B1" w:rsidRDefault="487863B1" w:rsidP="0AD3AC6F">
      <w:pPr>
        <w:spacing w:before="210" w:after="210" w:line="300" w:lineRule="auto"/>
      </w:pPr>
      <w:r w:rsidRPr="0AD3AC6F">
        <w:rPr>
          <w:rFonts w:ascii="Segoe UI" w:eastAsia="Segoe UI" w:hAnsi="Segoe UI" w:cs="Segoe UI"/>
          <w:sz w:val="21"/>
          <w:szCs w:val="21"/>
        </w:rPr>
        <w:t xml:space="preserve">Click </w:t>
      </w:r>
      <w:r w:rsidRPr="0AD3AC6F">
        <w:rPr>
          <w:rFonts w:ascii="Segoe UI" w:eastAsia="Segoe UI" w:hAnsi="Segoe UI" w:cs="Segoe UI"/>
          <w:b/>
          <w:bCs/>
          <w:sz w:val="21"/>
          <w:szCs w:val="21"/>
        </w:rPr>
        <w:t>graph</w:t>
      </w:r>
      <w:r w:rsidRPr="0AD3AC6F">
        <w:rPr>
          <w:rFonts w:ascii="Segoe UI" w:eastAsia="Segoe UI" w:hAnsi="Segoe UI" w:cs="Segoe UI"/>
          <w:sz w:val="21"/>
          <w:szCs w:val="21"/>
        </w:rPr>
        <w:t xml:space="preserve"> from the dataset page and choose variables to plot.</w:t>
      </w:r>
    </w:p>
    <w:p w14:paraId="0BA147C5" w14:textId="64F823FB" w:rsidR="487863B1" w:rsidRDefault="487863B1" w:rsidP="0AD3AC6F">
      <w:pPr>
        <w:spacing w:before="210" w:after="210" w:line="300" w:lineRule="auto"/>
      </w:pPr>
      <w:r w:rsidRPr="0AD3AC6F">
        <w:rPr>
          <w:rFonts w:ascii="Segoe UI" w:eastAsia="Segoe UI" w:hAnsi="Segoe UI" w:cs="Segoe UI"/>
          <w:sz w:val="21"/>
          <w:szCs w:val="21"/>
        </w:rPr>
        <w:t>For example:</w:t>
      </w:r>
    </w:p>
    <w:p w14:paraId="24C56AA7" w14:textId="6A2716B2" w:rsidR="487863B1" w:rsidRDefault="487863B1" w:rsidP="0AD3AC6F">
      <w:pPr>
        <w:pStyle w:val="ListParagraph"/>
        <w:numPr>
          <w:ilvl w:val="0"/>
          <w:numId w:val="23"/>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Temperature vs Time</w:t>
      </w:r>
    </w:p>
    <w:p w14:paraId="632BE750" w14:textId="50FACE96" w:rsidR="487863B1" w:rsidRDefault="487863B1" w:rsidP="0AD3AC6F">
      <w:pPr>
        <w:pStyle w:val="ListParagraph"/>
        <w:numPr>
          <w:ilvl w:val="0"/>
          <w:numId w:val="23"/>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Depth vs Time</w:t>
      </w:r>
    </w:p>
    <w:p w14:paraId="6F87C191" w14:textId="78E578D4" w:rsidR="487863B1" w:rsidRDefault="487863B1" w:rsidP="0AD3AC6F">
      <w:pPr>
        <w:pStyle w:val="ListParagraph"/>
        <w:numPr>
          <w:ilvl w:val="0"/>
          <w:numId w:val="23"/>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Salinity vs Depth</w:t>
      </w:r>
    </w:p>
    <w:p w14:paraId="7483D242" w14:textId="56C58293" w:rsidR="487863B1" w:rsidRDefault="487863B1" w:rsidP="0AD3AC6F">
      <w:pPr>
        <w:spacing w:before="210" w:after="210" w:line="300" w:lineRule="auto"/>
      </w:pPr>
      <w:r w:rsidRPr="0AD3AC6F">
        <w:rPr>
          <w:rFonts w:ascii="Segoe UI" w:eastAsia="Segoe UI" w:hAnsi="Segoe UI" w:cs="Segoe UI"/>
          <w:sz w:val="21"/>
          <w:szCs w:val="21"/>
        </w:rPr>
        <w:t>This allows you to quickly explore the data before downloading it.</w:t>
      </w:r>
      <w:r>
        <w:br/>
      </w:r>
      <w:r w:rsidR="196FFE8C" w:rsidRPr="0AD3AC6F">
        <w:rPr>
          <w:rFonts w:ascii="Segoe UI" w:eastAsia="Segoe UI" w:hAnsi="Segoe UI" w:cs="Segoe UI"/>
          <w:sz w:val="21"/>
          <w:szCs w:val="21"/>
        </w:rPr>
        <w:t>Below</w:t>
      </w:r>
      <w:r w:rsidR="6B130983" w:rsidRPr="0AD3AC6F">
        <w:rPr>
          <w:rFonts w:ascii="Segoe UI" w:eastAsia="Segoe UI" w:hAnsi="Segoe UI" w:cs="Segoe UI"/>
          <w:sz w:val="21"/>
          <w:szCs w:val="21"/>
        </w:rPr>
        <w:t xml:space="preserve"> is an example</w:t>
      </w:r>
      <w:r>
        <w:br/>
      </w:r>
      <w:r w:rsidR="16003F96">
        <w:rPr>
          <w:noProof/>
        </w:rPr>
        <w:drawing>
          <wp:inline distT="0" distB="0" distL="0" distR="0" wp14:anchorId="11F58458" wp14:editId="68FD2E83">
            <wp:extent cx="5724525" cy="3209925"/>
            <wp:effectExtent l="0" t="0" r="0" b="0"/>
            <wp:docPr id="153414608" name="drawing">
              <a:extLst xmlns:a="http://schemas.openxmlformats.org/drawingml/2006/main">
                <a:ext uri="{FF2B5EF4-FFF2-40B4-BE49-F238E27FC236}">
                  <a16:creationId xmlns:a16="http://schemas.microsoft.com/office/drawing/2014/main" id="{D211F7CF-AFD4-4BC8-AADB-88F6F8A73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608" name="Picture 153414608"/>
                    <pic:cNvPicPr/>
                  </pic:nvPicPr>
                  <pic:blipFill>
                    <a:blip r:embed="rId41">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14:paraId="758D4343" w14:textId="6CA5DA76" w:rsidR="120110E0" w:rsidRDefault="120110E0" w:rsidP="0AD3AC6F">
      <w:pPr>
        <w:pStyle w:val="Heading3"/>
        <w:spacing w:before="246" w:after="246" w:line="300" w:lineRule="auto"/>
      </w:pPr>
      <w:r w:rsidRPr="0AD3AC6F">
        <w:rPr>
          <w:rFonts w:ascii="Segoe UI" w:eastAsia="Segoe UI" w:hAnsi="Segoe UI" w:cs="Segoe UI"/>
          <w:b/>
          <w:bCs/>
          <w:sz w:val="24"/>
          <w:szCs w:val="24"/>
        </w:rPr>
        <w:t>Step 8: Save Your Results</w:t>
      </w:r>
    </w:p>
    <w:p w14:paraId="0A132B7D" w14:textId="210B5496" w:rsidR="120110E0" w:rsidRDefault="120110E0" w:rsidP="0AD3AC6F">
      <w:pPr>
        <w:spacing w:before="210" w:after="210" w:line="300" w:lineRule="auto"/>
      </w:pPr>
      <w:r w:rsidRPr="0AD3AC6F">
        <w:rPr>
          <w:rFonts w:ascii="Segoe UI" w:eastAsia="Segoe UI" w:hAnsi="Segoe UI" w:cs="Segoe UI"/>
          <w:sz w:val="21"/>
          <w:szCs w:val="21"/>
        </w:rPr>
        <w:t>ERDDAP allows you to:</w:t>
      </w:r>
    </w:p>
    <w:p w14:paraId="6E62A4BE" w14:textId="195E0BB6" w:rsidR="120110E0" w:rsidRDefault="120110E0" w:rsidP="0AD3AC6F">
      <w:pPr>
        <w:pStyle w:val="ListParagraph"/>
        <w:numPr>
          <w:ilvl w:val="0"/>
          <w:numId w:val="25"/>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Download the graph as an image</w:t>
      </w:r>
    </w:p>
    <w:p w14:paraId="32973B9D" w14:textId="0B591002" w:rsidR="120110E0" w:rsidRDefault="120110E0" w:rsidP="0AD3AC6F">
      <w:pPr>
        <w:pStyle w:val="ListParagraph"/>
        <w:numPr>
          <w:ilvl w:val="0"/>
          <w:numId w:val="25"/>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Download the underlying data</w:t>
      </w:r>
    </w:p>
    <w:p w14:paraId="13E07579" w14:textId="0CF67598" w:rsidR="120110E0" w:rsidRDefault="120110E0" w:rsidP="0AD3AC6F">
      <w:pPr>
        <w:pStyle w:val="ListParagraph"/>
        <w:numPr>
          <w:ilvl w:val="0"/>
          <w:numId w:val="25"/>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Return to the dataset and select different variables</w:t>
      </w:r>
    </w:p>
    <w:p w14:paraId="1BD399A1" w14:textId="09F83923" w:rsidR="120110E0" w:rsidRDefault="120110E0" w:rsidP="0AD3AC6F">
      <w:pPr>
        <w:spacing w:before="210" w:after="210" w:line="300" w:lineRule="auto"/>
      </w:pPr>
      <w:r w:rsidRPr="0AD3AC6F">
        <w:rPr>
          <w:rFonts w:ascii="Segoe UI" w:eastAsia="Segoe UI" w:hAnsi="Segoe UI" w:cs="Segoe UI"/>
          <w:sz w:val="21"/>
          <w:szCs w:val="21"/>
        </w:rPr>
        <w:t>Scientists often use this feature to quickly check whether a dataset contains useful information before carrying out a more detailed analysis.</w:t>
      </w:r>
    </w:p>
    <w:p w14:paraId="079AC310" w14:textId="6D200EB0" w:rsidR="0AD3AC6F" w:rsidRDefault="0AD3AC6F" w:rsidP="0AD3AC6F">
      <w:pPr>
        <w:spacing w:before="0" w:after="0" w:line="300" w:lineRule="auto"/>
      </w:pPr>
    </w:p>
    <w:p w14:paraId="389CDE57" w14:textId="30E0E90C" w:rsidR="120110E0" w:rsidRDefault="120110E0" w:rsidP="0AD3AC6F">
      <w:pPr>
        <w:pStyle w:val="Heading3"/>
        <w:spacing w:before="246" w:after="246" w:line="300" w:lineRule="auto"/>
      </w:pPr>
      <w:r w:rsidRPr="0AD3AC6F">
        <w:rPr>
          <w:rFonts w:ascii="Segoe UI" w:eastAsia="Segoe UI" w:hAnsi="Segoe UI" w:cs="Segoe UI"/>
          <w:b/>
          <w:bCs/>
          <w:sz w:val="24"/>
          <w:szCs w:val="24"/>
        </w:rPr>
        <w:t>Step 9: Analyse the Data Using Python</w:t>
      </w:r>
    </w:p>
    <w:p w14:paraId="7B1DB579" w14:textId="1CF7402B" w:rsidR="120110E0" w:rsidRDefault="120110E0" w:rsidP="0AD3AC6F">
      <w:pPr>
        <w:spacing w:before="210" w:after="210" w:line="300" w:lineRule="auto"/>
      </w:pPr>
      <w:r w:rsidRPr="0AD3AC6F">
        <w:rPr>
          <w:rFonts w:ascii="Segoe UI" w:eastAsia="Segoe UI" w:hAnsi="Segoe UI" w:cs="Segoe UI"/>
          <w:sz w:val="21"/>
          <w:szCs w:val="21"/>
        </w:rPr>
        <w:t>Once you have downloaded the CSV file, you can load it into Python and start exploring the data.</w:t>
      </w:r>
    </w:p>
    <w:p w14:paraId="0101C13F" w14:textId="278760C5" w:rsidR="120110E0" w:rsidRDefault="120110E0" w:rsidP="0AD3AC6F">
      <w:pPr>
        <w:spacing w:before="210" w:after="210" w:line="300" w:lineRule="auto"/>
      </w:pPr>
      <w:r w:rsidRPr="0AD3AC6F">
        <w:rPr>
          <w:rFonts w:ascii="Segoe UI" w:eastAsia="Segoe UI" w:hAnsi="Segoe UI" w:cs="Segoe UI"/>
          <w:sz w:val="21"/>
          <w:szCs w:val="21"/>
        </w:rPr>
        <w:t>For example, you could:</w:t>
      </w:r>
    </w:p>
    <w:p w14:paraId="0E34CBC8" w14:textId="1455F511" w:rsidR="120110E0" w:rsidRDefault="120110E0" w:rsidP="0AD3AC6F">
      <w:pPr>
        <w:pStyle w:val="ListParagraph"/>
        <w:numPr>
          <w:ilvl w:val="0"/>
          <w:numId w:val="19"/>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Plot temperature changes over time</w:t>
      </w:r>
    </w:p>
    <w:p w14:paraId="4C20FD61" w14:textId="22C8E7E6" w:rsidR="120110E0" w:rsidRDefault="120110E0" w:rsidP="0AD3AC6F">
      <w:pPr>
        <w:pStyle w:val="ListParagraph"/>
        <w:numPr>
          <w:ilvl w:val="0"/>
          <w:numId w:val="19"/>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Compare temperature and depth</w:t>
      </w:r>
    </w:p>
    <w:p w14:paraId="66221F81" w14:textId="6989EBBA" w:rsidR="120110E0" w:rsidRDefault="120110E0" w:rsidP="0AD3AC6F">
      <w:pPr>
        <w:pStyle w:val="ListParagraph"/>
        <w:numPr>
          <w:ilvl w:val="0"/>
          <w:numId w:val="19"/>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Calculate averages and maximum values</w:t>
      </w:r>
    </w:p>
    <w:p w14:paraId="08784389" w14:textId="01DE9B49" w:rsidR="120110E0" w:rsidRDefault="120110E0" w:rsidP="0AD3AC6F">
      <w:pPr>
        <w:pStyle w:val="ListParagraph"/>
        <w:numPr>
          <w:ilvl w:val="0"/>
          <w:numId w:val="19"/>
        </w:numPr>
        <w:spacing w:before="0" w:after="0" w:line="300" w:lineRule="auto"/>
        <w:rPr>
          <w:rFonts w:ascii="Segoe UI" w:eastAsia="Segoe UI" w:hAnsi="Segoe UI" w:cs="Segoe UI"/>
          <w:sz w:val="21"/>
          <w:szCs w:val="21"/>
        </w:rPr>
      </w:pPr>
      <w:r w:rsidRPr="0AD3AC6F">
        <w:rPr>
          <w:rFonts w:ascii="Segoe UI" w:eastAsia="Segoe UI" w:hAnsi="Segoe UI" w:cs="Segoe UI"/>
          <w:sz w:val="21"/>
          <w:szCs w:val="21"/>
        </w:rPr>
        <w:t>Look for patterns and trends in the ocean data</w:t>
      </w:r>
    </w:p>
    <w:p w14:paraId="1552FA46" w14:textId="43835DD7" w:rsidR="120110E0" w:rsidRDefault="120110E0" w:rsidP="0AD3AC6F">
      <w:pPr>
        <w:spacing w:before="210" w:after="210" w:line="300" w:lineRule="auto"/>
      </w:pPr>
      <w:r w:rsidRPr="0AD3AC6F">
        <w:rPr>
          <w:rFonts w:ascii="Segoe UI" w:eastAsia="Segoe UI" w:hAnsi="Segoe UI" w:cs="Segoe UI"/>
          <w:sz w:val="21"/>
          <w:szCs w:val="21"/>
        </w:rPr>
        <w:t>This is how many marine scientists begin turning raw observations into useful scientific insights.</w:t>
      </w:r>
    </w:p>
    <w:p w14:paraId="7E3D0AEE" w14:textId="34B900F8" w:rsidR="0AD3AC6F" w:rsidRDefault="0AD3AC6F" w:rsidP="0AD3AC6F">
      <w:pPr>
        <w:spacing w:before="210" w:after="210" w:line="300" w:lineRule="auto"/>
      </w:pPr>
    </w:p>
    <w:p w14:paraId="38F6C28F" w14:textId="4C74023E" w:rsidR="1312A46A" w:rsidRDefault="1312A46A" w:rsidP="0AD3AC6F">
      <w:pPr>
        <w:pStyle w:val="Heading1"/>
        <w:pBdr>
          <w:top w:val="single" w:sz="24" w:space="0" w:color="4472C4"/>
          <w:left w:val="single" w:sz="24" w:space="0" w:color="4472C4"/>
          <w:bottom w:val="single" w:sz="24" w:space="0" w:color="4472C4"/>
          <w:right w:val="single" w:sz="24" w:space="0" w:color="4472C4"/>
        </w:pBdr>
      </w:pPr>
      <w:bookmarkStart w:id="74" w:name="Jupyter_Notebook"/>
      <w:r>
        <w:t>JUPYTER notebook ---for exploring the data</w:t>
      </w:r>
      <w:bookmarkEnd w:id="74"/>
    </w:p>
    <w:p w14:paraId="3C4B9E46" w14:textId="29BE700B" w:rsidR="798D85E5" w:rsidRDefault="798D85E5" w:rsidP="0AD3AC6F">
      <w:pPr>
        <w:rPr>
          <w:ins w:id="75" w:author="Vidya Krishnan" w:date="2026-09-21T11:51:00Z" w16du:dateUtc="2026-09-21T10:51:00Z"/>
        </w:rPr>
      </w:pPr>
      <w:r>
        <w:t xml:space="preserve">Link to Jupyter notebook exploring a dataset </w:t>
      </w:r>
    </w:p>
    <w:p w14:paraId="44507C31" w14:textId="05E76425" w:rsidR="003B7684" w:rsidRDefault="0012697B" w:rsidP="0AD3AC6F">
      <w:ins w:id="76" w:author="Vidya Krishnan" w:date="2026-09-21T11:53:00Z" w16du:dateUtc="2026-09-21T10:53:00Z">
        <w:r>
          <w:object w:dxaOrig="1320" w:dyaOrig="811" w14:anchorId="18F98D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0.5pt" o:ole="">
              <v:imagedata r:id="rId42" o:title=""/>
            </v:shape>
            <o:OLEObject Type="Embed" ProgID="Package" ShapeID="_x0000_i1025" DrawAspect="Content" ObjectID="_1852120152" r:id="rId43"/>
          </w:object>
        </w:r>
      </w:ins>
    </w:p>
    <w:p w14:paraId="17A9B4B9" w14:textId="69D92583" w:rsidR="0AD3AC6F" w:rsidRDefault="00455A04" w:rsidP="0AD3AC6F">
      <w:commentRangeStart w:id="77"/>
      <w:commentRangeStart w:id="78"/>
      <w:commentRangeStart w:id="79"/>
      <w:r>
        <w:t>￼</w:t>
      </w:r>
      <w:commentRangeEnd w:id="77"/>
      <w:r>
        <w:rPr>
          <w:rStyle w:val="CommentReference"/>
          <w:sz w:val="20"/>
          <w:szCs w:val="20"/>
        </w:rPr>
        <w:commentReference w:id="77"/>
      </w:r>
      <w:commentRangeEnd w:id="78"/>
      <w:r>
        <w:rPr>
          <w:rStyle w:val="CommentReference"/>
          <w:sz w:val="20"/>
          <w:szCs w:val="20"/>
        </w:rPr>
        <w:commentReference w:id="78"/>
      </w:r>
      <w:commentRangeEnd w:id="79"/>
      <w:r>
        <w:rPr>
          <w:rStyle w:val="CommentReference"/>
          <w:sz w:val="20"/>
          <w:szCs w:val="20"/>
        </w:rPr>
        <w:commentReference w:id="79"/>
      </w:r>
    </w:p>
    <w:p w14:paraId="6F69AD3D" w14:textId="73B0DBEC" w:rsidR="784F7B06" w:rsidRDefault="784F7B06" w:rsidP="0AD3AC6F">
      <w:pPr>
        <w:pStyle w:val="Heading1"/>
        <w:pBdr>
          <w:top w:val="single" w:sz="24" w:space="0" w:color="4472C4"/>
          <w:left w:val="single" w:sz="24" w:space="0" w:color="4472C4"/>
          <w:bottom w:val="single" w:sz="24" w:space="0" w:color="4472C4"/>
          <w:right w:val="single" w:sz="24" w:space="0" w:color="4472C4"/>
        </w:pBdr>
      </w:pPr>
      <w:r>
        <w:t xml:space="preserve">Challenge 2 : for </w:t>
      </w:r>
      <w:r w:rsidR="7583DE68">
        <w:t>storm</w:t>
      </w:r>
      <w:r>
        <w:t xml:space="preserve"> Ciaran</w:t>
      </w:r>
    </w:p>
    <w:p w14:paraId="01F21F59" w14:textId="4D7ECDE2" w:rsidR="784F7B06" w:rsidRDefault="784F7B06" w:rsidP="0AD3AC6F">
      <w:pPr>
        <w:pStyle w:val="Heading2"/>
        <w:pBdr>
          <w:top w:val="single" w:sz="24" w:space="0" w:color="D9E2F3"/>
          <w:left w:val="single" w:sz="24" w:space="0" w:color="D9E2F3"/>
          <w:bottom w:val="single" w:sz="24" w:space="0" w:color="D9E2F3"/>
          <w:right w:val="single" w:sz="24" w:space="0" w:color="D9E2F3"/>
        </w:pBdr>
      </w:pPr>
      <w:r w:rsidRPr="0AD3AC6F">
        <w:rPr>
          <w:rFonts w:ascii="Calibri" w:eastAsia="Calibri" w:hAnsi="Calibri" w:cs="Calibri"/>
          <w:color w:val="000000" w:themeColor="text1"/>
        </w:rPr>
        <w:t xml:space="preserve">Picking </w:t>
      </w:r>
      <w:r w:rsidR="06868C40" w:rsidRPr="0AD3AC6F">
        <w:rPr>
          <w:rFonts w:ascii="Calibri" w:eastAsia="Calibri" w:hAnsi="Calibri" w:cs="Calibri"/>
          <w:color w:val="000000" w:themeColor="text1"/>
        </w:rPr>
        <w:t>the</w:t>
      </w:r>
      <w:r w:rsidRPr="0AD3AC6F">
        <w:rPr>
          <w:rFonts w:ascii="Calibri" w:eastAsia="Calibri" w:hAnsi="Calibri" w:cs="Calibri"/>
          <w:color w:val="000000" w:themeColor="text1"/>
        </w:rPr>
        <w:t xml:space="preserve"> STORM and DATE</w:t>
      </w:r>
    </w:p>
    <w:tbl>
      <w:tblPr>
        <w:tblStyle w:val="TableGrid"/>
        <w:tblW w:w="0" w:type="auto"/>
        <w:tblLook w:val="06A0" w:firstRow="1" w:lastRow="0" w:firstColumn="1" w:lastColumn="0" w:noHBand="1" w:noVBand="1"/>
      </w:tblPr>
      <w:tblGrid>
        <w:gridCol w:w="4508"/>
        <w:gridCol w:w="4508"/>
      </w:tblGrid>
      <w:tr w:rsidR="0AD3AC6F" w14:paraId="76E415ED" w14:textId="77777777" w:rsidTr="0AD3AC6F">
        <w:trPr>
          <w:trHeight w:val="300"/>
        </w:trPr>
        <w:tc>
          <w:tcPr>
            <w:tcW w:w="4508" w:type="dxa"/>
          </w:tcPr>
          <w:p w14:paraId="030D0F5D" w14:textId="4BE458FA" w:rsidR="03B4CA22" w:rsidRDefault="03B4CA22" w:rsidP="0AD3AC6F">
            <w:r>
              <w:t>Storm Chosen</w:t>
            </w:r>
          </w:p>
        </w:tc>
        <w:tc>
          <w:tcPr>
            <w:tcW w:w="4508" w:type="dxa"/>
          </w:tcPr>
          <w:p w14:paraId="57B7D6AE" w14:textId="7DA14299" w:rsidR="03B4CA22" w:rsidRDefault="03B4CA22" w:rsidP="0AD3AC6F">
            <w:r>
              <w:t>Storm CIARAN</w:t>
            </w:r>
          </w:p>
        </w:tc>
      </w:tr>
      <w:tr w:rsidR="0AD3AC6F" w14:paraId="0ADA1D1C" w14:textId="77777777" w:rsidTr="0AD3AC6F">
        <w:trPr>
          <w:trHeight w:val="300"/>
        </w:trPr>
        <w:tc>
          <w:tcPr>
            <w:tcW w:w="4508" w:type="dxa"/>
          </w:tcPr>
          <w:p w14:paraId="23F1784C" w14:textId="2FBEA768" w:rsidR="03B4CA22" w:rsidRDefault="03B4CA22" w:rsidP="0AD3AC6F">
            <w:r>
              <w:t>Date named</w:t>
            </w:r>
          </w:p>
        </w:tc>
        <w:tc>
          <w:tcPr>
            <w:tcW w:w="4508" w:type="dxa"/>
          </w:tcPr>
          <w:p w14:paraId="37532DC9" w14:textId="1B3AEF02" w:rsidR="03B4CA22" w:rsidRDefault="03B4CA22" w:rsidP="0AD3AC6F">
            <w:r>
              <w:t xml:space="preserve">29 October 2023 </w:t>
            </w:r>
          </w:p>
        </w:tc>
      </w:tr>
      <w:tr w:rsidR="0AD3AC6F" w14:paraId="7B35143F" w14:textId="77777777" w:rsidTr="0AD3AC6F">
        <w:trPr>
          <w:trHeight w:val="300"/>
        </w:trPr>
        <w:tc>
          <w:tcPr>
            <w:tcW w:w="4508" w:type="dxa"/>
          </w:tcPr>
          <w:p w14:paraId="415ABCE9" w14:textId="5FFF793F" w:rsidR="03B4CA22" w:rsidRDefault="03B4CA22" w:rsidP="0AD3AC6F">
            <w:r>
              <w:t>Date of Impact</w:t>
            </w:r>
          </w:p>
        </w:tc>
        <w:tc>
          <w:tcPr>
            <w:tcW w:w="4508" w:type="dxa"/>
          </w:tcPr>
          <w:p w14:paraId="26630A17" w14:textId="48B84D21" w:rsidR="03B4CA22" w:rsidRDefault="03B4CA22" w:rsidP="0AD3AC6F">
            <w:r>
              <w:t>1 –2 N0vember</w:t>
            </w:r>
          </w:p>
        </w:tc>
      </w:tr>
      <w:tr w:rsidR="0AD3AC6F" w14:paraId="5E1E6531" w14:textId="77777777" w:rsidTr="0AD3AC6F">
        <w:trPr>
          <w:trHeight w:val="300"/>
        </w:trPr>
        <w:tc>
          <w:tcPr>
            <w:tcW w:w="4508" w:type="dxa"/>
          </w:tcPr>
          <w:p w14:paraId="6C9D7C43" w14:textId="43BB3263" w:rsidR="03B4CA22" w:rsidRDefault="03B4CA22" w:rsidP="0AD3AC6F">
            <w:r>
              <w:t>source</w:t>
            </w:r>
          </w:p>
        </w:tc>
        <w:tc>
          <w:tcPr>
            <w:tcW w:w="4508" w:type="dxa"/>
          </w:tcPr>
          <w:p w14:paraId="31D192DF" w14:textId="6A72595E" w:rsidR="03B4CA22" w:rsidRDefault="03B4CA22" w:rsidP="0AD3AC6F">
            <w:r>
              <w:t>https://weather.metoffice.gov.uk/warnings-and-advice/uk-storm-centre/uk-storm-season-2023-24</w:t>
            </w:r>
          </w:p>
        </w:tc>
      </w:tr>
    </w:tbl>
    <w:p w14:paraId="70CC9901" w14:textId="5AA3DC70" w:rsidR="0AD3AC6F" w:rsidRDefault="0AD3AC6F" w:rsidP="0AD3AC6F"/>
    <w:p w14:paraId="223424B9" w14:textId="1382CB9C" w:rsidR="620A50A6" w:rsidRDefault="620A50A6" w:rsidP="0AD3AC6F">
      <w:pPr>
        <w:pStyle w:val="Heading2"/>
        <w:pBdr>
          <w:top w:val="single" w:sz="24" w:space="0" w:color="D9E2F3"/>
          <w:left w:val="single" w:sz="24" w:space="0" w:color="D9E2F3"/>
          <w:bottom w:val="single" w:sz="24" w:space="0" w:color="D9E2F3"/>
          <w:right w:val="single" w:sz="24" w:space="0" w:color="D9E2F3"/>
        </w:pBdr>
      </w:pPr>
      <w:r w:rsidRPr="0AD3AC6F">
        <w:rPr>
          <w:rFonts w:ascii="Calibri" w:eastAsia="Calibri" w:hAnsi="Calibri" w:cs="Calibri"/>
          <w:color w:val="000000" w:themeColor="text1"/>
        </w:rPr>
        <w:t>Impact of Storm</w:t>
      </w:r>
    </w:p>
    <w:tbl>
      <w:tblPr>
        <w:tblStyle w:val="TableGrid"/>
        <w:tblW w:w="0" w:type="auto"/>
        <w:tblLook w:val="06A0" w:firstRow="1" w:lastRow="0" w:firstColumn="1" w:lastColumn="0" w:noHBand="1" w:noVBand="1"/>
      </w:tblPr>
      <w:tblGrid>
        <w:gridCol w:w="4508"/>
        <w:gridCol w:w="4508"/>
      </w:tblGrid>
      <w:tr w:rsidR="0AD3AC6F" w14:paraId="29374706" w14:textId="77777777" w:rsidTr="0AD3AC6F">
        <w:trPr>
          <w:trHeight w:val="300"/>
        </w:trPr>
        <w:tc>
          <w:tcPr>
            <w:tcW w:w="4508" w:type="dxa"/>
          </w:tcPr>
          <w:p w14:paraId="2C0FBCFA" w14:textId="5DCE2F25" w:rsidR="620A50A6" w:rsidRDefault="620A50A6" w:rsidP="0AD3AC6F">
            <w:r>
              <w:t>Regions affected</w:t>
            </w:r>
          </w:p>
        </w:tc>
        <w:tc>
          <w:tcPr>
            <w:tcW w:w="4508" w:type="dxa"/>
          </w:tcPr>
          <w:p w14:paraId="6C6ED3C9" w14:textId="53BACD5B" w:rsidR="620A50A6" w:rsidRDefault="620A50A6" w:rsidP="0AD3AC6F">
            <w:r w:rsidRPr="0AD3AC6F">
              <w:rPr>
                <w:rFonts w:ascii="Calibri" w:eastAsia="Calibri" w:hAnsi="Calibri" w:cs="Calibri"/>
              </w:rPr>
              <w:t>South West England &amp; Devon" under Amber Warning</w:t>
            </w:r>
          </w:p>
        </w:tc>
      </w:tr>
      <w:tr w:rsidR="0AD3AC6F" w14:paraId="300AC8CE" w14:textId="77777777" w:rsidTr="0AD3AC6F">
        <w:trPr>
          <w:trHeight w:val="420"/>
        </w:trPr>
        <w:tc>
          <w:tcPr>
            <w:tcW w:w="4508" w:type="dxa"/>
          </w:tcPr>
          <w:p w14:paraId="2D0729E3" w14:textId="221947BB" w:rsidR="620A50A6" w:rsidRDefault="620A50A6" w:rsidP="0AD3AC6F">
            <w:r>
              <w:t>Ports in Region Devon in NTSLF map</w:t>
            </w:r>
          </w:p>
        </w:tc>
        <w:tc>
          <w:tcPr>
            <w:tcW w:w="4508" w:type="dxa"/>
          </w:tcPr>
          <w:p w14:paraId="12C4783E" w14:textId="2CED481D" w:rsidR="3C741ECC" w:rsidRDefault="3C741ECC" w:rsidP="0AD3AC6F">
            <w:r>
              <w:t>Devon</w:t>
            </w:r>
          </w:p>
        </w:tc>
      </w:tr>
      <w:tr w:rsidR="0AD3AC6F" w14:paraId="4679BB2B" w14:textId="77777777" w:rsidTr="0AD3AC6F">
        <w:trPr>
          <w:trHeight w:val="300"/>
        </w:trPr>
        <w:tc>
          <w:tcPr>
            <w:tcW w:w="4508" w:type="dxa"/>
          </w:tcPr>
          <w:p w14:paraId="13D230BA" w14:textId="52C00083" w:rsidR="620A50A6" w:rsidRDefault="620A50A6" w:rsidP="0AD3AC6F">
            <w:r>
              <w:t>Tidal Guages at</w:t>
            </w:r>
          </w:p>
        </w:tc>
        <w:tc>
          <w:tcPr>
            <w:tcW w:w="4508" w:type="dxa"/>
          </w:tcPr>
          <w:p w14:paraId="07CFC11A" w14:textId="3B142A11" w:rsidR="620A50A6" w:rsidRDefault="620A50A6" w:rsidP="0AD3AC6F">
            <w:r w:rsidRPr="0AD3AC6F">
              <w:rPr>
                <w:rFonts w:ascii="Calibri" w:eastAsia="Calibri" w:hAnsi="Calibri" w:cs="Calibri"/>
              </w:rPr>
              <w:t xml:space="preserve">Devonport (Plymouth) </w:t>
            </w:r>
          </w:p>
        </w:tc>
      </w:tr>
      <w:tr w:rsidR="0AD3AC6F" w14:paraId="0C1FA192" w14:textId="77777777" w:rsidTr="0AD3AC6F">
        <w:trPr>
          <w:trHeight w:val="300"/>
        </w:trPr>
        <w:tc>
          <w:tcPr>
            <w:tcW w:w="4508" w:type="dxa"/>
          </w:tcPr>
          <w:p w14:paraId="7E311860" w14:textId="43BB3263" w:rsidR="0AD3AC6F" w:rsidRDefault="0AD3AC6F" w:rsidP="0AD3AC6F">
            <w:r>
              <w:t>source</w:t>
            </w:r>
          </w:p>
        </w:tc>
        <w:tc>
          <w:tcPr>
            <w:tcW w:w="4508" w:type="dxa"/>
          </w:tcPr>
          <w:p w14:paraId="28469EC1" w14:textId="50EEBCE6" w:rsidR="707E5BD1" w:rsidRDefault="707E5BD1" w:rsidP="0AD3AC6F">
            <w:hyperlink r:id="rId44">
              <w:r w:rsidRPr="0AD3AC6F">
                <w:rPr>
                  <w:rStyle w:val="Hyperlink"/>
                </w:rPr>
                <w:t>https://www.metoffice.gov.uk/about-us/news-and-media/media-centre/weather-and-climate-news/2023/storm-ciaran-latest</w:t>
              </w:r>
            </w:hyperlink>
            <w:r>
              <w:br/>
            </w:r>
            <w:hyperlink r:id="rId45">
              <w:r w:rsidR="76D20445" w:rsidRPr="0AD3AC6F">
                <w:rPr>
                  <w:rStyle w:val="Hyperlink"/>
                </w:rPr>
                <w:t>https://www.metoffice.gov.uk/about-us/news-and-media/media-centre/weather-and-climate-news/2023/storm-ciaran-named</w:t>
              </w:r>
            </w:hyperlink>
            <w:r>
              <w:br/>
            </w:r>
            <w:r w:rsidR="07D69898">
              <w:t>https://www.gov.uk/government/news/prepare-for-storm-ciaran</w:t>
            </w:r>
          </w:p>
        </w:tc>
      </w:tr>
    </w:tbl>
    <w:p w14:paraId="59187246" w14:textId="681B079D" w:rsidR="0AD3AC6F" w:rsidRDefault="0AD3AC6F" w:rsidP="0AD3AC6F">
      <w:pPr>
        <w:spacing w:before="210" w:after="210" w:line="300" w:lineRule="auto"/>
        <w:rPr>
          <w:rFonts w:ascii="Segoe UI" w:eastAsia="Segoe UI" w:hAnsi="Segoe UI" w:cs="Segoe UI"/>
          <w:sz w:val="21"/>
          <w:szCs w:val="21"/>
        </w:rPr>
      </w:pPr>
    </w:p>
    <w:p w14:paraId="6BBB09DC" w14:textId="2B2FE401" w:rsidR="67269259" w:rsidRDefault="67269259" w:rsidP="0AD3AC6F">
      <w:pPr>
        <w:pStyle w:val="Heading2"/>
        <w:pBdr>
          <w:top w:val="single" w:sz="24" w:space="0" w:color="D9E2F3"/>
          <w:left w:val="single" w:sz="24" w:space="0" w:color="D9E2F3"/>
          <w:bottom w:val="single" w:sz="24" w:space="0" w:color="D9E2F3"/>
          <w:right w:val="single" w:sz="24" w:space="0" w:color="D9E2F3"/>
        </w:pBdr>
        <w:rPr>
          <w:rFonts w:ascii="Calibri" w:eastAsia="Calibri" w:hAnsi="Calibri" w:cs="Calibri"/>
          <w:color w:val="000000" w:themeColor="text1"/>
        </w:rPr>
      </w:pPr>
      <w:r w:rsidRPr="0AD3AC6F">
        <w:rPr>
          <w:rFonts w:ascii="Calibri" w:eastAsia="Calibri" w:hAnsi="Calibri" w:cs="Calibri"/>
          <w:color w:val="000000" w:themeColor="text1"/>
        </w:rPr>
        <w:t>Prediction models</w:t>
      </w:r>
      <w:r w:rsidR="10E13ADA" w:rsidRPr="0AD3AC6F">
        <w:rPr>
          <w:rFonts w:ascii="Calibri" w:eastAsia="Calibri" w:hAnsi="Calibri" w:cs="Calibri"/>
          <w:color w:val="000000" w:themeColor="text1"/>
        </w:rPr>
        <w:t xml:space="preserve"> analysis</w:t>
      </w:r>
    </w:p>
    <w:tbl>
      <w:tblPr>
        <w:tblStyle w:val="TableGrid"/>
        <w:tblW w:w="0" w:type="auto"/>
        <w:tblLook w:val="06A0" w:firstRow="1" w:lastRow="0" w:firstColumn="1" w:lastColumn="0" w:noHBand="1" w:noVBand="1"/>
      </w:tblPr>
      <w:tblGrid>
        <w:gridCol w:w="1380"/>
        <w:gridCol w:w="7635"/>
      </w:tblGrid>
      <w:tr w:rsidR="0AD3AC6F" w14:paraId="55A2A112" w14:textId="77777777" w:rsidTr="0AD3AC6F">
        <w:trPr>
          <w:trHeight w:val="300"/>
        </w:trPr>
        <w:tc>
          <w:tcPr>
            <w:tcW w:w="1380" w:type="dxa"/>
          </w:tcPr>
          <w:p w14:paraId="4999DBB0" w14:textId="0340E175" w:rsidR="66560E73" w:rsidRDefault="66560E73" w:rsidP="0AD3AC6F">
            <w:r w:rsidRPr="0AD3AC6F">
              <w:rPr>
                <w:color w:val="000000" w:themeColor="text1"/>
              </w:rPr>
              <w:t>Surge model</w:t>
            </w:r>
          </w:p>
        </w:tc>
        <w:tc>
          <w:tcPr>
            <w:tcW w:w="7635" w:type="dxa"/>
          </w:tcPr>
          <w:p w14:paraId="4A0F521A" w14:textId="040C697D" w:rsidR="66560E73" w:rsidRDefault="66560E73" w:rsidP="0AD3AC6F">
            <w:r w:rsidRPr="0AD3AC6F">
              <w:rPr>
                <w:color w:val="000000" w:themeColor="text1"/>
              </w:rPr>
              <w:t>https://ntslf.org/storm-surges/surge-model/monthly-surge-plots?port=Plymouth&amp;year=2023&amp;mnth=11</w:t>
            </w:r>
          </w:p>
        </w:tc>
      </w:tr>
      <w:tr w:rsidR="0AD3AC6F" w14:paraId="175BA9EC" w14:textId="77777777" w:rsidTr="0AD3AC6F">
        <w:trPr>
          <w:trHeight w:val="300"/>
        </w:trPr>
        <w:tc>
          <w:tcPr>
            <w:tcW w:w="1380" w:type="dxa"/>
          </w:tcPr>
          <w:p w14:paraId="7C0D4E3F" w14:textId="71CC2F54" w:rsidR="2079B48C" w:rsidRDefault="2079B48C" w:rsidP="0AD3AC6F">
            <w:r w:rsidRPr="0AD3AC6F">
              <w:rPr>
                <w:color w:val="000000" w:themeColor="text1"/>
              </w:rPr>
              <w:t xml:space="preserve">Model predictions </w:t>
            </w:r>
          </w:p>
        </w:tc>
        <w:tc>
          <w:tcPr>
            <w:tcW w:w="7635" w:type="dxa"/>
          </w:tcPr>
          <w:p w14:paraId="1BB3E537" w14:textId="15633CF4" w:rsidR="2079B48C" w:rsidRDefault="2079B48C" w:rsidP="0AD3AC6F">
            <w:r w:rsidRPr="0AD3AC6F">
              <w:rPr>
                <w:rFonts w:ascii="Calibri" w:eastAsia="Calibri" w:hAnsi="Calibri" w:cs="Calibri"/>
              </w:rPr>
              <w:t xml:space="preserve">The computer model predicted a sharp rise in atmospheric surge starting on </w:t>
            </w:r>
            <w:r w:rsidRPr="0AD3AC6F">
              <w:rPr>
                <w:rFonts w:ascii="Calibri" w:eastAsia="Calibri" w:hAnsi="Calibri" w:cs="Calibri"/>
                <w:b/>
                <w:bCs/>
              </w:rPr>
              <w:t>November 1</w:t>
            </w:r>
            <w:r w:rsidRPr="0AD3AC6F">
              <w:rPr>
                <w:rFonts w:ascii="Calibri" w:eastAsia="Calibri" w:hAnsi="Calibri" w:cs="Calibri"/>
              </w:rPr>
              <w:t xml:space="preserve">, reaching a forecasted peak of around </w:t>
            </w:r>
            <w:r w:rsidRPr="0AD3AC6F">
              <w:rPr>
                <w:rFonts w:ascii="Calibri" w:eastAsia="Calibri" w:hAnsi="Calibri" w:cs="Calibri"/>
                <w:b/>
                <w:bCs/>
              </w:rPr>
              <w:t>0.8 metres</w:t>
            </w:r>
            <w:r w:rsidRPr="0AD3AC6F">
              <w:rPr>
                <w:rFonts w:ascii="Calibri" w:eastAsia="Calibri" w:hAnsi="Calibri" w:cs="Calibri"/>
              </w:rPr>
              <w:t xml:space="preserve"> in the early hours of </w:t>
            </w:r>
            <w:r w:rsidRPr="0AD3AC6F">
              <w:rPr>
                <w:rFonts w:ascii="Calibri" w:eastAsia="Calibri" w:hAnsi="Calibri" w:cs="Calibri"/>
                <w:b/>
                <w:bCs/>
              </w:rPr>
              <w:t>November 2</w:t>
            </w:r>
            <w:r w:rsidRPr="0AD3AC6F">
              <w:rPr>
                <w:rFonts w:ascii="Calibri" w:eastAsia="Calibri" w:hAnsi="Calibri" w:cs="Calibri"/>
              </w:rPr>
              <w:t>.</w:t>
            </w:r>
          </w:p>
        </w:tc>
      </w:tr>
      <w:tr w:rsidR="0AD3AC6F" w14:paraId="4AFAED96" w14:textId="77777777" w:rsidTr="0AD3AC6F">
        <w:trPr>
          <w:trHeight w:val="300"/>
        </w:trPr>
        <w:tc>
          <w:tcPr>
            <w:tcW w:w="1380" w:type="dxa"/>
          </w:tcPr>
          <w:p w14:paraId="3F1ED60F" w14:textId="4A84ADAC" w:rsidR="44B5D44A" w:rsidRDefault="44B5D44A" w:rsidP="0AD3AC6F">
            <w:r w:rsidRPr="0AD3AC6F">
              <w:rPr>
                <w:color w:val="000000" w:themeColor="text1"/>
              </w:rPr>
              <w:t>Guage data</w:t>
            </w:r>
          </w:p>
        </w:tc>
        <w:tc>
          <w:tcPr>
            <w:tcW w:w="7635" w:type="dxa"/>
          </w:tcPr>
          <w:p w14:paraId="06A88375" w14:textId="3A67AB41" w:rsidR="44B5D44A" w:rsidRDefault="44B5D44A" w:rsidP="0AD3AC6F">
            <w:pPr>
              <w:rPr>
                <w:rFonts w:ascii="Calibri" w:eastAsia="Calibri" w:hAnsi="Calibri" w:cs="Calibri"/>
              </w:rPr>
            </w:pPr>
            <w:r w:rsidRPr="0AD3AC6F">
              <w:rPr>
                <w:rFonts w:ascii="Calibri" w:eastAsia="Calibri" w:hAnsi="Calibri" w:cs="Calibri"/>
              </w:rPr>
              <w:t xml:space="preserve">The tide gauge collected real-time observation data that closely tracked the model's trajectory, showing an observed peak that slightly exceeded the model, reaching nearly </w:t>
            </w:r>
            <w:r w:rsidRPr="0AD3AC6F">
              <w:rPr>
                <w:rFonts w:ascii="Calibri" w:eastAsia="Calibri" w:hAnsi="Calibri" w:cs="Calibri"/>
                <w:b/>
                <w:bCs/>
              </w:rPr>
              <w:t>1.0 metre</w:t>
            </w:r>
            <w:r w:rsidRPr="0AD3AC6F">
              <w:rPr>
                <w:rFonts w:ascii="Calibri" w:eastAsia="Calibri" w:hAnsi="Calibri" w:cs="Calibri"/>
              </w:rPr>
              <w:t xml:space="preserve"> above predicted normal astronomical tide on </w:t>
            </w:r>
            <w:r w:rsidRPr="0AD3AC6F">
              <w:rPr>
                <w:rFonts w:ascii="Calibri" w:eastAsia="Calibri" w:hAnsi="Calibri" w:cs="Calibri"/>
                <w:b/>
                <w:bCs/>
              </w:rPr>
              <w:t>November 2</w:t>
            </w:r>
          </w:p>
        </w:tc>
      </w:tr>
      <w:tr w:rsidR="0AD3AC6F" w14:paraId="0A3707F1" w14:textId="77777777" w:rsidTr="0AD3AC6F">
        <w:trPr>
          <w:trHeight w:val="300"/>
        </w:trPr>
        <w:tc>
          <w:tcPr>
            <w:tcW w:w="1380" w:type="dxa"/>
          </w:tcPr>
          <w:p w14:paraId="0523125B" w14:textId="04DBBA5B" w:rsidR="44B5D44A" w:rsidRDefault="44B5D44A" w:rsidP="0AD3AC6F">
            <w:r w:rsidRPr="0AD3AC6F">
              <w:rPr>
                <w:color w:val="000000" w:themeColor="text1"/>
              </w:rPr>
              <w:t>Observations</w:t>
            </w:r>
          </w:p>
        </w:tc>
        <w:tc>
          <w:tcPr>
            <w:tcW w:w="7635" w:type="dxa"/>
          </w:tcPr>
          <w:p w14:paraId="74261B4D" w14:textId="1C1311ED" w:rsidR="44B5D44A" w:rsidRDefault="44B5D44A" w:rsidP="0AD3AC6F">
            <w:r w:rsidRPr="0AD3AC6F">
              <w:rPr>
                <w:rFonts w:ascii="Calibri" w:eastAsia="Calibri" w:hAnsi="Calibri" w:cs="Calibri"/>
                <w:b/>
                <w:bCs/>
              </w:rPr>
              <w:t>Timings:</w:t>
            </w:r>
            <w:r>
              <w:br/>
            </w:r>
            <w:r w:rsidR="6DD1370B" w:rsidRPr="0AD3AC6F">
              <w:rPr>
                <w:rFonts w:ascii="Calibri" w:eastAsia="Calibri" w:hAnsi="Calibri" w:cs="Calibri"/>
              </w:rPr>
              <w:t xml:space="preserve">The peak surge occurred </w:t>
            </w:r>
            <w:r w:rsidR="6DD1370B" w:rsidRPr="0AD3AC6F">
              <w:rPr>
                <w:rFonts w:ascii="Calibri" w:eastAsia="Calibri" w:hAnsi="Calibri" w:cs="Calibri"/>
                <w:b/>
                <w:bCs/>
              </w:rPr>
              <w:t>before and during</w:t>
            </w:r>
            <w:r w:rsidR="6DD1370B" w:rsidRPr="0AD3AC6F">
              <w:rPr>
                <w:rFonts w:ascii="Calibri" w:eastAsia="Calibri" w:hAnsi="Calibri" w:cs="Calibri"/>
              </w:rPr>
              <w:t xml:space="preserve"> the approach to High Water on </w:t>
            </w:r>
            <w:r w:rsidR="6DD1370B" w:rsidRPr="0AD3AC6F">
              <w:rPr>
                <w:rFonts w:ascii="Calibri" w:eastAsia="Calibri" w:hAnsi="Calibri" w:cs="Calibri"/>
                <w:b/>
                <w:bCs/>
              </w:rPr>
              <w:t>November 2</w:t>
            </w:r>
            <w:r w:rsidR="6DD1370B" w:rsidRPr="0AD3AC6F">
              <w:rPr>
                <w:rFonts w:ascii="Calibri" w:eastAsia="Calibri" w:hAnsi="Calibri" w:cs="Calibri"/>
              </w:rPr>
              <w:t>.</w:t>
            </w:r>
          </w:p>
          <w:p w14:paraId="63388C49" w14:textId="7E7D2219" w:rsidR="6DD1370B" w:rsidRDefault="6DD1370B" w:rsidP="0AD3AC6F">
            <w:r w:rsidRPr="0AD3AC6F">
              <w:rPr>
                <w:rFonts w:ascii="Calibri" w:eastAsia="Calibri" w:hAnsi="Calibri" w:cs="Calibri"/>
                <w:b/>
                <w:bCs/>
              </w:rPr>
              <w:t>Flood Risk:</w:t>
            </w:r>
            <w:r>
              <w:br/>
            </w:r>
            <w:r w:rsidR="064F3D17" w:rsidRPr="0AD3AC6F">
              <w:rPr>
                <w:rFonts w:ascii="Calibri" w:eastAsia="Calibri" w:hAnsi="Calibri" w:cs="Calibri"/>
              </w:rPr>
              <w:t>Because the maximum atmospheric elevation(non tidal residual)from the NTSLF plot (~0.8 to 1.0 m) coincided directly with the flood tide building up to High Water, total sea levels rose significantly.</w:t>
            </w:r>
            <w:r w:rsidR="3EFFD590" w:rsidRPr="0AD3AC6F">
              <w:rPr>
                <w:rFonts w:ascii="Calibri" w:eastAsia="Calibri" w:hAnsi="Calibri" w:cs="Calibri"/>
              </w:rPr>
              <w:t xml:space="preserve"> This directly helps to determine the floodrisks and overtoppings</w:t>
            </w:r>
            <w:r>
              <w:br/>
            </w:r>
            <w:r w:rsidR="76214095" w:rsidRPr="0AD3AC6F">
              <w:rPr>
                <w:rFonts w:ascii="Calibri" w:eastAsia="Calibri" w:hAnsi="Calibri" w:cs="Calibri"/>
                <w:b/>
                <w:bCs/>
              </w:rPr>
              <w:t>Statistics:</w:t>
            </w:r>
            <w:r>
              <w:br/>
            </w:r>
            <w:r w:rsidR="0F1BABD2" w:rsidRPr="0AD3AC6F">
              <w:rPr>
                <w:rFonts w:ascii="Calibri" w:eastAsia="Calibri" w:hAnsi="Calibri" w:cs="Calibri"/>
                <w:b/>
                <w:bCs/>
              </w:rPr>
              <w:t>Correlation Coefficient:</w:t>
            </w:r>
            <w:r w:rsidR="0F1BABD2" w:rsidRPr="0AD3AC6F">
              <w:rPr>
                <w:rFonts w:ascii="Calibri" w:eastAsia="Calibri" w:hAnsi="Calibri" w:cs="Calibri"/>
              </w:rPr>
              <w:t xml:space="preserve"> The plot lists a </w:t>
            </w:r>
            <w:r w:rsidR="0F1BABD2" w:rsidRPr="0AD3AC6F">
              <w:rPr>
                <w:rFonts w:ascii="Calibri" w:eastAsia="Calibri" w:hAnsi="Calibri" w:cs="Calibri"/>
                <w:b/>
                <w:bCs/>
              </w:rPr>
              <w:t>Hourly Data Correlation Coefficient of 0.934</w:t>
            </w:r>
            <w:r w:rsidR="0F1BABD2" w:rsidRPr="0AD3AC6F">
              <w:rPr>
                <w:rFonts w:ascii="Calibri" w:eastAsia="Calibri" w:hAnsi="Calibri" w:cs="Calibri"/>
              </w:rPr>
              <w:t xml:space="preserve"> (and </w:t>
            </w:r>
            <w:r w:rsidR="0F1BABD2" w:rsidRPr="0AD3AC6F">
              <w:rPr>
                <w:rFonts w:ascii="Calibri" w:eastAsia="Calibri" w:hAnsi="Calibri" w:cs="Calibri"/>
                <w:b/>
                <w:bCs/>
              </w:rPr>
              <w:t>0.939 for High Water data</w:t>
            </w:r>
            <w:r w:rsidR="0F1BABD2" w:rsidRPr="0AD3AC6F">
              <w:rPr>
                <w:rFonts w:ascii="Calibri" w:eastAsia="Calibri" w:hAnsi="Calibri" w:cs="Calibri"/>
              </w:rPr>
              <w:t>).</w:t>
            </w:r>
            <w:r>
              <w:br/>
            </w:r>
            <w:r w:rsidR="1821985F" w:rsidRPr="0AD3AC6F">
              <w:rPr>
                <w:rFonts w:ascii="Calibri" w:eastAsia="Calibri" w:hAnsi="Calibri" w:cs="Calibri"/>
              </w:rPr>
              <w:t xml:space="preserve">      Thus the computer model accurately tracked the timing and amplitude of the real-world surge measured at the tide guage.</w:t>
            </w:r>
          </w:p>
          <w:p w14:paraId="2FB3D204" w14:textId="2D97B76D" w:rsidR="0AD3AC6F" w:rsidRDefault="0AD3AC6F" w:rsidP="0AD3AC6F">
            <w:pPr>
              <w:rPr>
                <w:rFonts w:ascii="Calibri" w:eastAsia="Calibri" w:hAnsi="Calibri" w:cs="Calibri"/>
              </w:rPr>
            </w:pPr>
          </w:p>
        </w:tc>
      </w:tr>
    </w:tbl>
    <w:p w14:paraId="5E468FB0" w14:textId="5BB9763B" w:rsidR="0AD3AC6F" w:rsidRDefault="0AD3AC6F" w:rsidP="0AD3AC6F">
      <w:pPr>
        <w:rPr>
          <w:color w:val="000000" w:themeColor="text1"/>
        </w:rPr>
      </w:pPr>
    </w:p>
    <w:sectPr w:rsidR="0AD3AC6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sther Turner" w:date="2026-08-25T18:20:00Z" w:initials="ET">
    <w:p w14:paraId="099C8151" w14:textId="438999E3" w:rsidR="00640E04" w:rsidRDefault="00640E04">
      <w:r>
        <w:annotationRef/>
      </w:r>
      <w:r w:rsidRPr="16D9E8D6">
        <w:t>These what? Temperature differences?</w:t>
      </w:r>
    </w:p>
  </w:comment>
  <w:comment w:id="1" w:author="Vidya Krishnan" w:date="2026-09-01T11:55:00Z" w:initials="VK">
    <w:p w14:paraId="56BB5D10" w14:textId="2A754187" w:rsidR="00640E04" w:rsidRDefault="00640E04">
      <w:r>
        <w:annotationRef/>
      </w:r>
      <w:r w:rsidRPr="0EFA33A0">
        <w:t>yes.</w:t>
      </w:r>
    </w:p>
  </w:comment>
  <w:comment w:id="2" w:author="Esther Turner" w:date="2026-08-25T18:22:00Z" w:initials="ET">
    <w:p w14:paraId="7088AFD9" w14:textId="26E82AB6" w:rsidR="00640E04" w:rsidRDefault="00640E04">
      <w:r>
        <w:annotationRef/>
      </w:r>
      <w:r w:rsidRPr="3ED16AF7">
        <w:t>I'm not sure I understand what point you are trying to make here? The ability to have a play in the browser means that they download the most relevant data rather than downloading too much, or something else?</w:t>
      </w:r>
    </w:p>
  </w:comment>
  <w:comment w:id="3" w:author="Vidya Krishnan" w:date="2026-09-01T09:43:00Z" w:initials="VK">
    <w:p w14:paraId="44D02D46" w14:textId="03C1D9D0" w:rsidR="00640E04" w:rsidRDefault="00640E04">
      <w:r>
        <w:annotationRef/>
      </w:r>
      <w:r w:rsidRPr="35792068">
        <w:t>yes, they can download just the subset they want and analyse.</w:t>
      </w:r>
    </w:p>
  </w:comment>
  <w:comment w:id="4" w:author="Esther Turner" w:date="2026-08-25T18:23:00Z" w:initials="ET">
    <w:p w14:paraId="628BBFB5" w14:textId="472A3106" w:rsidR="00640E04" w:rsidRDefault="00640E04">
      <w:r>
        <w:annotationRef/>
      </w:r>
      <w:r w:rsidRPr="25BB3444">
        <w:t>Are they meant to pick a deployment that takes their fancy?</w:t>
      </w:r>
    </w:p>
  </w:comment>
  <w:comment w:id="5" w:author="Vidya Krishnan" w:date="2026-09-01T09:44:00Z" w:initials="VK">
    <w:p w14:paraId="34B07976" w14:textId="3B3EB00B" w:rsidR="00640E04" w:rsidRDefault="00640E04">
      <w:r>
        <w:annotationRef/>
      </w:r>
      <w:r w:rsidRPr="081E5183">
        <w:t>Yes, they can. Do you want me to specify any specific one?</w:t>
      </w:r>
    </w:p>
  </w:comment>
  <w:comment w:id="6" w:author="Esther Turner" w:date="2026-08-26T18:38:00Z" w:initials="ET">
    <w:p w14:paraId="59BF5BD3" w14:textId="4A5713C2" w:rsidR="00640E04" w:rsidRDefault="00640E04">
      <w:r>
        <w:annotationRef/>
      </w:r>
      <w:r w:rsidRPr="1BE01A2F">
        <w:t>Not specifically a comment about this challenge but in general across all of them - do we expect the students to know what the word metadata means?</w:t>
      </w:r>
    </w:p>
  </w:comment>
  <w:comment w:id="7" w:author="Vidya Krishnan" w:date="2026-09-01T09:46:00Z" w:initials="VK">
    <w:p w14:paraId="0E840E64" w14:textId="048FDF08" w:rsidR="00640E04" w:rsidRDefault="00640E04">
      <w:r>
        <w:annotationRef/>
      </w:r>
      <w:r w:rsidRPr="755DB21F">
        <w:t>May be we need to mention at start the importance of metadata.</w:t>
      </w:r>
    </w:p>
  </w:comment>
  <w:comment w:id="8" w:author="Vidya Krishnan" w:date="2026-09-08T16:58:00Z" w:initials="VK">
    <w:p w14:paraId="0F14F0DD" w14:textId="0213DFC9" w:rsidR="00640E04" w:rsidRDefault="00640E04">
      <w:r>
        <w:annotationRef/>
      </w:r>
      <w:r w:rsidRPr="76712E2D">
        <w:t>@Esther, I have added a section for 'Metadata' and for challenge 1 and 3 which refers to metadata, added a line to refer to the metadata section before picking up challenge.</w:t>
      </w:r>
    </w:p>
  </w:comment>
  <w:comment w:id="12" w:author="Magda Juarez Olaya" w:date="2026-09-11T15:22:00Z" w:initials="MO">
    <w:p w14:paraId="5FDF5B5C" w14:textId="040AF9C5" w:rsidR="00640E04" w:rsidRDefault="00640E04">
      <w:r>
        <w:annotationRef/>
      </w:r>
      <w:r w:rsidRPr="7748128E">
        <w:t>When going to The Metadata Page link I couldn't find a way to filter by dataset id. Perhaps, we are missing a link in this section?</w:t>
      </w:r>
    </w:p>
  </w:comment>
  <w:comment w:id="13" w:author="Vidya Krishnan" w:date="2026-09-15T12:28:00Z" w:initials="VK">
    <w:p w14:paraId="0DA7306C" w14:textId="77777777" w:rsidR="00141FB8" w:rsidRDefault="00141FB8" w:rsidP="00141FB8">
      <w:pPr>
        <w:pStyle w:val="CommentText"/>
      </w:pPr>
      <w:r>
        <w:rPr>
          <w:rStyle w:val="CommentReference"/>
        </w:rPr>
        <w:annotationRef/>
      </w:r>
      <w:r>
        <w:t>Thanks again. I have added the steps of which campaign and then which platform , rather than the daataset. Hope this is more clear.</w:t>
      </w:r>
    </w:p>
  </w:comment>
  <w:comment w:id="14" w:author="Magda Juarez Olaya" w:date="2026-09-11T16:48:00Z" w:initials="MO">
    <w:p w14:paraId="74EFB0A7" w14:textId="4C56DB60" w:rsidR="00640E04" w:rsidRDefault="00640E04">
      <w:r>
        <w:annotationRef/>
      </w:r>
      <w:r w:rsidRPr="544FF5B6">
        <w:t>Adding a link to 'Step 7: Preview the Data as a Graph' in this section will give students quick instructions on building the graph.</w:t>
      </w:r>
    </w:p>
  </w:comment>
  <w:comment w:id="15" w:author="Vidya Krishnan" w:date="2026-09-15T12:30:00Z" w:initials="VK">
    <w:p w14:paraId="1DFE88DD" w14:textId="77777777" w:rsidR="007D1C8B" w:rsidRDefault="007D1C8B" w:rsidP="007D1C8B">
      <w:pPr>
        <w:pStyle w:val="CommentText"/>
      </w:pPr>
      <w:r>
        <w:rPr>
          <w:rStyle w:val="CommentReference"/>
        </w:rPr>
        <w:annotationRef/>
      </w:r>
      <w:r>
        <w:t>Good idea. I have linked it now.</w:t>
      </w:r>
    </w:p>
  </w:comment>
  <w:comment w:id="17" w:author="Esther Turner" w:date="2026-08-25T18:30:00Z" w:initials="ET">
    <w:p w14:paraId="410D14DA" w14:textId="6F91CBAE" w:rsidR="00640E04" w:rsidRDefault="00640E04">
      <w:r>
        <w:annotationRef/>
      </w:r>
      <w:r w:rsidRPr="562AACDA">
        <w:t>Maybe some more info about sorts of graphs might be useful, even if it's something like '... graphs which you think might be of interest'</w:t>
      </w:r>
    </w:p>
  </w:comment>
  <w:comment w:id="18" w:author="Vidya Krishnan" w:date="2026-09-01T12:06:00Z" w:initials="VK">
    <w:p w14:paraId="502CFEC4" w14:textId="52D71241" w:rsidR="00640E04" w:rsidRDefault="00640E04">
      <w:r>
        <w:annotationRef/>
      </w:r>
      <w:r w:rsidRPr="5A85F22D">
        <w:t>Is that explanation fine?</w:t>
      </w:r>
    </w:p>
  </w:comment>
  <w:comment w:id="27" w:author="Esther Turner" w:date="2026-08-25T18:26:00Z" w:initials="ET">
    <w:p w14:paraId="1E8DA43A" w14:textId="096B9D76" w:rsidR="00640E04" w:rsidRDefault="00640E04">
      <w:r>
        <w:annotationRef/>
      </w:r>
      <w:r w:rsidRPr="1D1D985D">
        <w:t>PI will be an unfamiliar term, I imagine. Worth expanding? (Even if the field is called PI on ERDDAP.)</w:t>
      </w:r>
    </w:p>
  </w:comment>
  <w:comment w:id="28" w:author="Vidya Krishnan" w:date="2026-09-01T09:47:00Z" w:initials="VK">
    <w:p w14:paraId="6868E704" w14:textId="01A4377C" w:rsidR="00640E04" w:rsidRDefault="00640E04">
      <w:r>
        <w:annotationRef/>
      </w:r>
      <w:r w:rsidRPr="1EBA735A">
        <w:t>Do you think a sheet of all metadata related to a sample deployment will be useful?</w:t>
      </w:r>
    </w:p>
  </w:comment>
  <w:comment w:id="29" w:author="Vidya Krishnan" w:date="2026-09-08T16:59:00Z" w:initials="VK">
    <w:p w14:paraId="1E3B081A" w14:textId="6056A406" w:rsidR="00640E04" w:rsidRDefault="00640E04">
      <w:r>
        <w:annotationRef/>
      </w:r>
      <w:r w:rsidRPr="68ADE20E">
        <w:t xml:space="preserve">Expanded it. </w:t>
      </w:r>
    </w:p>
  </w:comment>
  <w:comment w:id="30" w:author="Vidya Krishnan" w:date="2026-09-08T16:59:00Z" w:initials="VK">
    <w:p w14:paraId="43F4A0C5" w14:textId="3E18FA12" w:rsidR="00640E04" w:rsidRDefault="00640E04">
      <w:r>
        <w:annotationRef/>
      </w:r>
      <w:r w:rsidRPr="1D8D06E7">
        <w:t>Also added link to see metadata for a sample deployment in the metadata section.</w:t>
      </w:r>
    </w:p>
  </w:comment>
  <w:comment w:id="31" w:author="Esther Turner" w:date="2026-08-25T18:33:00Z" w:initials="ET">
    <w:p w14:paraId="524A3654" w14:textId="259F96AC" w:rsidR="00640E04" w:rsidRDefault="00640E04">
      <w:r>
        <w:annotationRef/>
      </w:r>
      <w:r w:rsidRPr="727AE12A">
        <w:t>Just to note that we need to have a chat about this. We currently don't teach pandas in the Python course. And we used to cover loading csv files with numpy, though in the most recent version of the course that was removed due to time constraints. Which isn't to say we can't change these things, we just need to make sure we're on the same page!</w:t>
      </w:r>
    </w:p>
  </w:comment>
  <w:comment w:id="32" w:author="Esther Turner" w:date="2026-08-25T18:34:00Z" w:initials="ET">
    <w:p w14:paraId="2D7B0C91" w14:textId="2A2F79F1" w:rsidR="00640E04" w:rsidRDefault="00640E04">
      <w:r>
        <w:annotationRef/>
      </w:r>
      <w:r w:rsidRPr="33F3C6AD">
        <w:t xml:space="preserve">We should also have a conversation about platforms (as in, digital platforms) and where we're planning to do the teaching and expecting them to due their challenge. </w:t>
      </w:r>
    </w:p>
  </w:comment>
  <w:comment w:id="33" w:author="Vidya Krishnan" w:date="2026-09-01T09:49:00Z" w:initials="VK">
    <w:p w14:paraId="43AB9D7E" w14:textId="3AD5C359" w:rsidR="00640E04" w:rsidRDefault="00640E04">
      <w:r>
        <w:annotationRef/>
      </w:r>
      <w:r w:rsidRPr="5392784F">
        <w:t>This was just a sample I added to this challenge. I had no clue what is included in the course. Yes, we can sit together and come up with a simple challenge based on what has been taught.</w:t>
      </w:r>
    </w:p>
    <w:p w14:paraId="7801EAC7" w14:textId="6DC0E6B5" w:rsidR="00640E04" w:rsidRDefault="00640E04"/>
  </w:comment>
  <w:comment w:id="37" w:author="Esther Turner" w:date="2026-09-04T17:08:00Z" w:initials="ET">
    <w:p w14:paraId="3FEEE1C5" w14:textId="389CBF91" w:rsidR="00640E04" w:rsidRDefault="00640E04">
      <w:r>
        <w:annotationRef/>
      </w:r>
      <w:r w:rsidRPr="4A6EDBF0">
        <w:t xml:space="preserve">Might not be true, but I wonder if this word carries meaning to us that it wouldn't do to teenagers. </w:t>
      </w:r>
    </w:p>
  </w:comment>
  <w:comment w:id="39" w:author="Esther Turner" w:date="2026-08-25T18:23:00Z" w:initials="ET">
    <w:p w14:paraId="707A031D" w14:textId="785CF6D4" w:rsidR="00640E04" w:rsidRDefault="00640E04">
      <w:r>
        <w:annotationRef/>
      </w:r>
      <w:r w:rsidRPr="1C038A54">
        <w:t>Are they meant to pick a deployment that takes their fancy?</w:t>
      </w:r>
    </w:p>
  </w:comment>
  <w:comment w:id="40" w:author="Vidya Krishnan" w:date="2026-09-01T09:44:00Z" w:initials="VK">
    <w:p w14:paraId="4E670955" w14:textId="2083A1DC" w:rsidR="00640E04" w:rsidRDefault="00640E04">
      <w:r>
        <w:annotationRef/>
      </w:r>
      <w:r w:rsidRPr="7E62D9E0">
        <w:t>Yes, they can. Do you want me to specify any specific one?</w:t>
      </w:r>
    </w:p>
  </w:comment>
  <w:comment w:id="41" w:author="Magda Juarez Olaya" w:date="1900-01-01T00:00:00Z" w:initials="MO">
    <w:p w14:paraId="3BB18D13" w14:textId="40A81802" w:rsidR="00DD0FD7" w:rsidRDefault="00DD0FD7">
      <w:pPr>
        <w:pStyle w:val="CommentText"/>
      </w:pPr>
      <w:r>
        <w:rPr>
          <w:rStyle w:val="CommentReference"/>
        </w:rPr>
        <w:annotationRef/>
      </w:r>
      <w:r w:rsidRPr="20C0691B">
        <w:t xml:space="preserve">I couldn't find the regions and ports most affected, perhaps we could provide a link to a specific section of Flood Forecasting Centre? </w:t>
      </w:r>
    </w:p>
  </w:comment>
  <w:comment w:id="42" w:author="Vidya Krishnan" w:date="2026-09-28T15:33:00Z" w:initials="VK">
    <w:p w14:paraId="003BB559" w14:textId="51F08616" w:rsidR="00DD0FD7" w:rsidRDefault="00DD0FD7">
      <w:pPr>
        <w:pStyle w:val="CommentText"/>
      </w:pPr>
      <w:r>
        <w:rPr>
          <w:rStyle w:val="CommentReference"/>
        </w:rPr>
        <w:annotationRef/>
      </w:r>
      <w:r w:rsidRPr="5264A103">
        <w:t>I rewrote the steps more clearly on how to find the ports.</w:t>
      </w:r>
    </w:p>
  </w:comment>
  <w:comment w:id="47" w:author="Tobias Ferreira" w:date="2026-09-22T10:50:00Z" w:initials="TF">
    <w:p w14:paraId="5CC24E1A" w14:textId="2C9E6F60" w:rsidR="00DD0FD7" w:rsidRDefault="00DD0FD7">
      <w:pPr>
        <w:pStyle w:val="CommentText"/>
      </w:pPr>
      <w:r>
        <w:rPr>
          <w:rStyle w:val="CommentReference"/>
        </w:rPr>
        <w:annotationRef/>
      </w:r>
      <w:r w:rsidRPr="711862BF">
        <w:t>I would like to suggest replace LLM by "Large Language Models (AI)", just to be clearer to the participants</w:t>
      </w:r>
    </w:p>
  </w:comment>
  <w:comment w:id="48" w:author="Vidya Krishnan" w:date="2026-09-23T13:10:00Z" w:initials="VK">
    <w:p w14:paraId="2819CA7C" w14:textId="6FB97946" w:rsidR="00DD0FD7" w:rsidRDefault="00DD0FD7">
      <w:pPr>
        <w:pStyle w:val="CommentText"/>
      </w:pPr>
      <w:r>
        <w:rPr>
          <w:rStyle w:val="CommentReference"/>
        </w:rPr>
        <w:annotationRef/>
      </w:r>
      <w:r w:rsidRPr="4850B7E8">
        <w:t>done. Thanks.</w:t>
      </w:r>
    </w:p>
  </w:comment>
  <w:comment w:id="58" w:author="Esther Turner" w:date="2026-08-26T18:34:00Z" w:initials="ET">
    <w:p w14:paraId="02150D6A" w14:textId="7B179E19" w:rsidR="00640E04" w:rsidRDefault="00640E04">
      <w:r>
        <w:annotationRef/>
      </w:r>
      <w:r w:rsidRPr="64A164B8">
        <w:t xml:space="preserve">I'm not sure this phrase makes sense to me. </w:t>
      </w:r>
    </w:p>
  </w:comment>
  <w:comment w:id="59" w:author="Magda Juarez Olaya" w:date="2026-08-27T11:43:00Z" w:initials="MO">
    <w:p w14:paraId="25CD25CA" w14:textId="59533D1E" w:rsidR="00640E04" w:rsidRDefault="00640E04">
      <w:r>
        <w:annotationRef/>
      </w:r>
      <w:r w:rsidRPr="158B74E5">
        <w:t>Thanks for spotting that. Done!</w:t>
      </w:r>
    </w:p>
  </w:comment>
  <w:comment w:id="60" w:author="Esther Turner" w:date="2026-08-26T18:35:00Z" w:initials="ET">
    <w:p w14:paraId="63B8C3AB" w14:textId="5CB56BDF" w:rsidR="00640E04" w:rsidRDefault="00640E04">
      <w:r>
        <w:annotationRef/>
      </w:r>
      <w:r w:rsidRPr="0036DE87">
        <w:t>about the data shown by the portal?</w:t>
      </w:r>
    </w:p>
  </w:comment>
  <w:comment w:id="61" w:author="Magda Juarez Olaya" w:date="2026-08-27T11:22:00Z" w:initials="MO">
    <w:p w14:paraId="543BECB9" w14:textId="7B9AD5EE" w:rsidR="00640E04" w:rsidRDefault="00640E04">
      <w:r>
        <w:annotationRef/>
      </w:r>
      <w:r w:rsidRPr="1B8620CD">
        <w:t>yes, I paraphrased that. Thanks.</w:t>
      </w:r>
    </w:p>
  </w:comment>
  <w:comment w:id="62" w:author="Esther Turner" w:date="2026-09-07T14:41:00Z" w:initials="ET">
    <w:p w14:paraId="16724B44" w14:textId="0C602D7F" w:rsidR="00640E04" w:rsidRDefault="00640E04">
      <w:r>
        <w:annotationRef/>
      </w:r>
      <w:r w:rsidRPr="62BFF3B2">
        <w:t>I would maybe take the word 'much' out - to me it implies that you are looking for a calculation rather than a description.</w:t>
      </w:r>
    </w:p>
  </w:comment>
  <w:comment w:id="63" w:author="Magda Juarez Olaya" w:date="2026-09-10T10:51:00Z" w:initials="MO">
    <w:p w14:paraId="5391F4A8" w14:textId="6E05B9DB" w:rsidR="00640E04" w:rsidRDefault="00640E04">
      <w:r>
        <w:annotationRef/>
      </w:r>
      <w:r w:rsidRPr="537146C7">
        <w:t>you're right. Thanks!</w:t>
      </w:r>
    </w:p>
  </w:comment>
  <w:comment w:id="65" w:author="Magda Juarez Olaya" w:date="2026-09-22T12:10:00Z" w:initials="MO">
    <w:p w14:paraId="14AE8DB3" w14:textId="4C185B63" w:rsidR="00DD0FD7" w:rsidRDefault="00DD0FD7">
      <w:pPr>
        <w:pStyle w:val="CommentText"/>
      </w:pPr>
      <w:r>
        <w:rPr>
          <w:rStyle w:val="CommentReference"/>
        </w:rPr>
        <w:annotationRef/>
      </w:r>
      <w:r w:rsidRPr="2E8A7289">
        <w:t>Perhaps we could add this file to a Github repo along with the Jupyter notebook file for python exercise. We are adding our datasaset and metadata file in our Github repo. Workshop will address how to download a file from a Github repo.</w:t>
      </w:r>
    </w:p>
  </w:comment>
  <w:comment w:id="66" w:author="Magda Juarez Olaya" w:date="2026-09-22T12:14:00Z" w:initials="MO">
    <w:p w14:paraId="57C7EA32" w14:textId="7EC708E8" w:rsidR="00DD0FD7" w:rsidRDefault="00DD0FD7">
      <w:pPr>
        <w:pStyle w:val="CommentText"/>
      </w:pPr>
      <w:r>
        <w:rPr>
          <w:rStyle w:val="CommentReference"/>
        </w:rPr>
        <w:annotationRef/>
      </w:r>
      <w:r w:rsidRPr="28CAC118">
        <w:t>Sorry, I think I removed the template file unintentionally.</w:t>
      </w:r>
    </w:p>
  </w:comment>
  <w:comment w:id="67" w:author="Magda Juarez Olaya" w:date="2026-09-11T15:18:00Z" w:initials="MO">
    <w:p w14:paraId="2C54ABA1" w14:textId="5C5A3334" w:rsidR="00640E04" w:rsidRDefault="00640E04">
      <w:r>
        <w:annotationRef/>
      </w:r>
      <w:r w:rsidRPr="54ACF1EE">
        <w:t>The link currently points to a page returning a Bad Request error.</w:t>
      </w:r>
    </w:p>
  </w:comment>
  <w:comment w:id="68" w:author="Vidya Krishnan" w:date="2026-09-15T12:20:00Z" w:initials="VK">
    <w:p w14:paraId="4F41E47D" w14:textId="77777777" w:rsidR="00AF3BEF" w:rsidRDefault="00AF3BEF" w:rsidP="00AF3BEF">
      <w:pPr>
        <w:pStyle w:val="CommentText"/>
      </w:pPr>
      <w:r>
        <w:rPr>
          <w:rStyle w:val="CommentReference"/>
        </w:rPr>
        <w:annotationRef/>
      </w:r>
      <w:r>
        <w:t>Thanks for pointing that out. I have tried to embed a template and given links to access the BODC templates.</w:t>
      </w:r>
    </w:p>
  </w:comment>
  <w:comment w:id="69" w:author="Magda Juarez Olaya" w:date="2026-09-11T15:14:00Z" w:initials="MO">
    <w:p w14:paraId="4910BDE1" w14:textId="35698DDE" w:rsidR="00640E04" w:rsidRDefault="00640E04">
      <w:r>
        <w:annotationRef/>
      </w:r>
      <w:r w:rsidRPr="07F2570D">
        <w:t>This link goes to metadata of Deployment 553.</w:t>
      </w:r>
    </w:p>
  </w:comment>
  <w:comment w:id="70" w:author="Vidya Krishnan" w:date="2026-09-15T12:21:00Z" w:initials="VK">
    <w:p w14:paraId="2AD55DB7" w14:textId="77777777" w:rsidR="00FF320D" w:rsidRDefault="00FF320D" w:rsidP="00FF320D">
      <w:pPr>
        <w:pStyle w:val="CommentText"/>
      </w:pPr>
      <w:r>
        <w:rPr>
          <w:rStyle w:val="CommentReference"/>
        </w:rPr>
        <w:annotationRef/>
      </w:r>
      <w:r>
        <w:t>Thanks again. Good u checked the links. I have fixed them now.</w:t>
      </w:r>
    </w:p>
  </w:comment>
  <w:comment w:id="77" w:author="Magda Juarez Olaya" w:date="2026-09-17T12:33:00Z" w:initials="MO">
    <w:p w14:paraId="5D0F8BB2" w14:textId="0F932DAD" w:rsidR="005D7B6F" w:rsidRDefault="005D7B6F">
      <w:pPr>
        <w:pStyle w:val="CommentText"/>
      </w:pPr>
      <w:r>
        <w:rPr>
          <w:rStyle w:val="CommentReference"/>
        </w:rPr>
        <w:annotationRef/>
      </w:r>
      <w:r w:rsidRPr="5110EECD">
        <w:t>I guess here it will be a link to the Jupyter notebook but for some reason I couldn't open it.</w:t>
      </w:r>
    </w:p>
  </w:comment>
  <w:comment w:id="78" w:author="Vidya Krishnan" w:date="2026-09-21T11:54:00Z" w:initials="VK">
    <w:p w14:paraId="2051AFFC" w14:textId="77777777" w:rsidR="00610650" w:rsidRDefault="00610650" w:rsidP="00610650">
      <w:pPr>
        <w:pStyle w:val="CommentText"/>
      </w:pPr>
      <w:r>
        <w:rPr>
          <w:rStyle w:val="CommentReference"/>
        </w:rPr>
        <w:annotationRef/>
      </w:r>
      <w:r>
        <w:t xml:space="preserve">Pls try now and see. I was planning to send this file seperately to Vicky too. Not sure how word will show a .ipynb </w:t>
      </w:r>
    </w:p>
  </w:comment>
  <w:comment w:id="79" w:author="Magda Juarez Olaya" w:date="2026-09-22T12:19:00Z" w:initials="MO">
    <w:p w14:paraId="26A7BFA3" w14:textId="291EC893" w:rsidR="00DD0FD7" w:rsidRDefault="00DD0FD7">
      <w:pPr>
        <w:pStyle w:val="CommentText"/>
      </w:pPr>
      <w:r>
        <w:rPr>
          <w:rStyle w:val="CommentReference"/>
        </w:rPr>
        <w:annotationRef/>
      </w:r>
      <w:r w:rsidRPr="2AFB6F19">
        <w:t>Oh ok, perhaps we could add the file to the a Github repo and then add the link here. It could be the same repo I suggested in a previous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9C8151" w15:done="1"/>
  <w15:commentEx w15:paraId="56BB5D10" w15:paraIdParent="099C8151" w15:done="1"/>
  <w15:commentEx w15:paraId="7088AFD9" w15:done="1"/>
  <w15:commentEx w15:paraId="44D02D46" w15:paraIdParent="7088AFD9" w15:done="1"/>
  <w15:commentEx w15:paraId="628BBFB5" w15:done="1"/>
  <w15:commentEx w15:paraId="34B07976" w15:paraIdParent="628BBFB5" w15:done="1"/>
  <w15:commentEx w15:paraId="59BF5BD3" w15:done="1"/>
  <w15:commentEx w15:paraId="0E840E64" w15:paraIdParent="59BF5BD3" w15:done="1"/>
  <w15:commentEx w15:paraId="0F14F0DD" w15:paraIdParent="59BF5BD3" w15:done="1"/>
  <w15:commentEx w15:paraId="5FDF5B5C" w15:done="1"/>
  <w15:commentEx w15:paraId="0DA7306C" w15:paraIdParent="5FDF5B5C" w15:done="1"/>
  <w15:commentEx w15:paraId="74EFB0A7" w15:done="1"/>
  <w15:commentEx w15:paraId="1DFE88DD" w15:paraIdParent="74EFB0A7" w15:done="1"/>
  <w15:commentEx w15:paraId="410D14DA" w15:done="1"/>
  <w15:commentEx w15:paraId="502CFEC4" w15:paraIdParent="410D14DA" w15:done="1"/>
  <w15:commentEx w15:paraId="1E8DA43A" w15:done="1"/>
  <w15:commentEx w15:paraId="6868E704" w15:paraIdParent="1E8DA43A" w15:done="1"/>
  <w15:commentEx w15:paraId="1E3B081A" w15:paraIdParent="1E8DA43A" w15:done="1"/>
  <w15:commentEx w15:paraId="43F4A0C5" w15:paraIdParent="1E8DA43A" w15:done="1"/>
  <w15:commentEx w15:paraId="524A3654" w15:done="1"/>
  <w15:commentEx w15:paraId="2D7B0C91" w15:paraIdParent="524A3654" w15:done="1"/>
  <w15:commentEx w15:paraId="7801EAC7" w15:paraIdParent="524A3654" w15:done="1"/>
  <w15:commentEx w15:paraId="3FEEE1C5" w15:done="0"/>
  <w15:commentEx w15:paraId="707A031D" w15:done="1"/>
  <w15:commentEx w15:paraId="4E670955" w15:paraIdParent="707A031D" w15:done="1"/>
  <w15:commentEx w15:paraId="3BB18D13" w15:done="1"/>
  <w15:commentEx w15:paraId="003BB559" w15:paraIdParent="3BB18D13" w15:done="1"/>
  <w15:commentEx w15:paraId="5CC24E1A" w15:done="0"/>
  <w15:commentEx w15:paraId="2819CA7C" w15:paraIdParent="5CC24E1A" w15:done="0"/>
  <w15:commentEx w15:paraId="02150D6A" w15:done="1"/>
  <w15:commentEx w15:paraId="25CD25CA" w15:paraIdParent="02150D6A" w15:done="1"/>
  <w15:commentEx w15:paraId="63B8C3AB" w15:done="1"/>
  <w15:commentEx w15:paraId="543BECB9" w15:paraIdParent="63B8C3AB" w15:done="1"/>
  <w15:commentEx w15:paraId="16724B44" w15:done="1"/>
  <w15:commentEx w15:paraId="5391F4A8" w15:paraIdParent="16724B44" w15:done="1"/>
  <w15:commentEx w15:paraId="14AE8DB3" w15:done="0"/>
  <w15:commentEx w15:paraId="57C7EA32" w15:paraIdParent="14AE8DB3" w15:done="0"/>
  <w15:commentEx w15:paraId="2C54ABA1" w15:done="1"/>
  <w15:commentEx w15:paraId="4F41E47D" w15:paraIdParent="2C54ABA1" w15:done="1"/>
  <w15:commentEx w15:paraId="4910BDE1" w15:done="1"/>
  <w15:commentEx w15:paraId="2AD55DB7" w15:paraIdParent="4910BDE1" w15:done="1"/>
  <w15:commentEx w15:paraId="5D0F8BB2" w15:done="0"/>
  <w15:commentEx w15:paraId="2051AFFC" w15:paraIdParent="5D0F8BB2" w15:done="0"/>
  <w15:commentEx w15:paraId="26A7BFA3" w15:paraIdParent="5D0F8B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177F36" w16cex:dateUtc="2026-08-25T17:20:00Z"/>
  <w16cex:commentExtensible w16cex:durableId="41D6349D" w16cex:dateUtc="2026-09-01T10:55:00Z"/>
  <w16cex:commentExtensible w16cex:durableId="77985DC3" w16cex:dateUtc="2026-08-25T17:22:00Z"/>
  <w16cex:commentExtensible w16cex:durableId="2FBAB779" w16cex:dateUtc="2026-09-01T08:43:00Z"/>
  <w16cex:commentExtensible w16cex:durableId="3E429013" w16cex:dateUtc="2026-08-25T17:23:00Z"/>
  <w16cex:commentExtensible w16cex:durableId="4DDB676D" w16cex:dateUtc="2026-09-01T08:44:00Z"/>
  <w16cex:commentExtensible w16cex:durableId="2DEEBE4C" w16cex:dateUtc="2026-08-26T17:38:00Z"/>
  <w16cex:commentExtensible w16cex:durableId="74864055" w16cex:dateUtc="2026-09-01T08:46:00Z"/>
  <w16cex:commentExtensible w16cex:durableId="770A0B4D" w16cex:dateUtc="2026-09-08T15:58:00Z"/>
  <w16cex:commentExtensible w16cex:durableId="07B87255" w16cex:dateUtc="2026-09-11T14:22:00Z"/>
  <w16cex:commentExtensible w16cex:durableId="7E84EE2A" w16cex:dateUtc="2026-09-15T11:28:00Z">
    <w16cex:extLst>
      <w16:ext w16:uri="{CE6994B0-6A32-4C9F-8C6B-6E91EDA988CE}">
        <cr:reactions xmlns:cr="http://schemas.microsoft.com/office/comments/2020/reactions">
          <cr:reaction reactionType="1">
            <cr:reactionInfo dateUtc="2026-09-17T11:17:03Z">
              <cr:user userId="S::magjua@noc.ac.uk::9bda05b3-cb04-4678-a484-64618a2d0c44" userProvider="AD" userName="Magda Juarez Olaya"/>
            </cr:reactionInfo>
          </cr:reaction>
        </cr:reactions>
      </w16:ext>
    </w16cex:extLst>
  </w16cex:commentExtensible>
  <w16cex:commentExtensible w16cex:durableId="6D82C932" w16cex:dateUtc="2026-09-11T15:48:00Z"/>
  <w16cex:commentExtensible w16cex:durableId="5B6343CE" w16cex:dateUtc="2026-09-15T11:30:00Z"/>
  <w16cex:commentExtensible w16cex:durableId="7E1FE5E9" w16cex:dateUtc="2026-08-25T17:30:00Z"/>
  <w16cex:commentExtensible w16cex:durableId="0758371B" w16cex:dateUtc="2026-09-01T11:06:00Z"/>
  <w16cex:commentExtensible w16cex:durableId="54274769" w16cex:dateUtc="2026-08-25T17:26:00Z"/>
  <w16cex:commentExtensible w16cex:durableId="74764CFE" w16cex:dateUtc="2026-09-01T08:47:00Z">
    <w16cex:extLst>
      <w16:ext w16:uri="{CE6994B0-6A32-4C9F-8C6B-6E91EDA988CE}">
        <cr:reactions xmlns:cr="http://schemas.microsoft.com/office/comments/2020/reactions">
          <cr:reaction reactionType="1">
            <cr:reactionInfo dateUtc="2026-09-02T16:23:32Z">
              <cr:user userId="S::esturn@noc.ac.uk::6bd35e19-d39d-4483-99af-8fd0343f500a" userProvider="AD" userName="Esther Turner"/>
            </cr:reactionInfo>
          </cr:reaction>
        </cr:reactions>
      </w16:ext>
    </w16cex:extLst>
  </w16cex:commentExtensible>
  <w16cex:commentExtensible w16cex:durableId="4CCC8653" w16cex:dateUtc="2026-09-08T15:59:00Z"/>
  <w16cex:commentExtensible w16cex:durableId="5149945F" w16cex:dateUtc="2026-09-08T15:59:00Z"/>
  <w16cex:commentExtensible w16cex:durableId="209C478C" w16cex:dateUtc="2026-08-25T17:33:00Z"/>
  <w16cex:commentExtensible w16cex:durableId="57B7DB74" w16cex:dateUtc="2026-08-25T17:34:00Z">
    <w16cex:extLst>
      <w16:ext w16:uri="{CE6994B0-6A32-4C9F-8C6B-6E91EDA988CE}">
        <cr:reactions xmlns:cr="http://schemas.microsoft.com/office/comments/2020/reactions">
          <cr:reaction reactionType="1">
            <cr:reactionInfo dateUtc="2026-09-02T10:03:14Z">
              <cr:user userId="S::vidkri@noc.ac.uk::99177a19-30c4-460a-be0f-5d56fa371be6" userProvider="AD" userName="Vidya Krishnan"/>
            </cr:reactionInfo>
          </cr:reaction>
        </cr:reactions>
      </w16:ext>
    </w16cex:extLst>
  </w16cex:commentExtensible>
  <w16cex:commentExtensible w16cex:durableId="5FFA381D" w16cex:dateUtc="2026-09-01T08:49:00Z">
    <w16cex:extLst>
      <w16:ext w16:uri="{CE6994B0-6A32-4C9F-8C6B-6E91EDA988CE}">
        <cr:reactions xmlns:cr="http://schemas.microsoft.com/office/comments/2020/reactions">
          <cr:reaction reactionType="1">
            <cr:reactionInfo dateUtc="2026-09-02T16:24:06Z">
              <cr:user userId="S::esturn@noc.ac.uk::6bd35e19-d39d-4483-99af-8fd0343f500a" userProvider="AD" userName="Esther Turner"/>
            </cr:reactionInfo>
          </cr:reaction>
        </cr:reactions>
      </w16:ext>
    </w16cex:extLst>
  </w16cex:commentExtensible>
  <w16cex:commentExtensible w16cex:durableId="6384437D" w16cex:dateUtc="2026-09-04T16:08:00Z"/>
  <w16cex:commentExtensible w16cex:durableId="709EAEC8" w16cex:dateUtc="2026-08-25T17:23:00Z"/>
  <w16cex:commentExtensible w16cex:durableId="6FF6ECB4" w16cex:dateUtc="2026-09-01T08:44:00Z"/>
  <w16cex:commentExtensible w16cex:durableId="7670B14F" w16cex:dateUtc="2026-09-21T17:39:00Z"/>
  <w16cex:commentExtensible w16cex:durableId="52E3232C" w16cex:dateUtc="2026-09-28T14:33:00Z"/>
  <w16cex:commentExtensible w16cex:durableId="3C0B5EBF" w16cex:dateUtc="2026-09-22T09:50:00Z"/>
  <w16cex:commentExtensible w16cex:durableId="3053CE07" w16cex:dateUtc="2026-09-23T12:10:00Z"/>
  <w16cex:commentExtensible w16cex:durableId="3A9BA4CF" w16cex:dateUtc="2026-08-26T17:34:00Z">
    <w16cex:extLst>
      <w16:ext w16:uri="{CE6994B0-6A32-4C9F-8C6B-6E91EDA988CE}">
        <cr:reactions xmlns:cr="http://schemas.microsoft.com/office/comments/2020/reactions">
          <cr:reaction reactionType="1">
            <cr:reactionInfo dateUtc="2026-08-27T10:43:32Z">
              <cr:user userId="S::magjua@noc.ac.uk::9bda05b3-cb04-4678-a484-64618a2d0c44" userProvider="AD" userName="Magda Juarez Olaya"/>
            </cr:reactionInfo>
          </cr:reaction>
        </cr:reactions>
      </w16:ext>
    </w16cex:extLst>
  </w16cex:commentExtensible>
  <w16cex:commentExtensible w16cex:durableId="64326B32" w16cex:dateUtc="2026-08-27T10:43:00Z"/>
  <w16cex:commentExtensible w16cex:durableId="5B366B6E" w16cex:dateUtc="2026-08-26T17:35:00Z">
    <w16cex:extLst>
      <w16:ext w16:uri="{CE6994B0-6A32-4C9F-8C6B-6E91EDA988CE}">
        <cr:reactions xmlns:cr="http://schemas.microsoft.com/office/comments/2020/reactions">
          <cr:reaction reactionType="1">
            <cr:reactionInfo dateUtc="2026-08-27T10:21:35Z">
              <cr:user userId="S::magjua@noc.ac.uk::9bda05b3-cb04-4678-a484-64618a2d0c44" userProvider="AD" userName="Magda Juarez Olaya"/>
            </cr:reactionInfo>
          </cr:reaction>
        </cr:reactions>
      </w16:ext>
    </w16cex:extLst>
  </w16cex:commentExtensible>
  <w16cex:commentExtensible w16cex:durableId="4199ED50" w16cex:dateUtc="2026-08-27T10:22:00Z"/>
  <w16cex:commentExtensible w16cex:durableId="0F9046DF" w16cex:dateUtc="2026-09-07T13:41:00Z">
    <w16cex:extLst>
      <w16:ext w16:uri="{CE6994B0-6A32-4C9F-8C6B-6E91EDA988CE}">
        <cr:reactions xmlns:cr="http://schemas.microsoft.com/office/comments/2020/reactions">
          <cr:reaction reactionType="1">
            <cr:reactionInfo dateUtc="2026-09-09T11:51:44Z">
              <cr:user userId="S::magjua@noc.ac.uk::9bda05b3-cb04-4678-a484-64618a2d0c44" userProvider="AD" userName="Magda Juarez Olaya"/>
            </cr:reactionInfo>
          </cr:reaction>
        </cr:reactions>
      </w16:ext>
    </w16cex:extLst>
  </w16cex:commentExtensible>
  <w16cex:commentExtensible w16cex:durableId="77F00CE1" w16cex:dateUtc="2026-09-10T09:51:00Z"/>
  <w16cex:commentExtensible w16cex:durableId="612C66F5" w16cex:dateUtc="2026-09-22T11:10:00Z"/>
  <w16cex:commentExtensible w16cex:durableId="4ECDF68F" w16cex:dateUtc="2026-09-22T11:14:00Z"/>
  <w16cex:commentExtensible w16cex:durableId="17EBDCF8" w16cex:dateUtc="2026-09-11T14:18:00Z"/>
  <w16cex:commentExtensible w16cex:durableId="1FFAD59B" w16cex:dateUtc="2026-09-15T11:20:00Z"/>
  <w16cex:commentExtensible w16cex:durableId="1A9ACEF7" w16cex:dateUtc="2026-09-11T14:14:00Z"/>
  <w16cex:commentExtensible w16cex:durableId="174CA9C6" w16cex:dateUtc="2026-09-15T11:21:00Z"/>
  <w16cex:commentExtensible w16cex:durableId="1CA3FDD9" w16cex:dateUtc="2026-09-17T11:33:00Z"/>
  <w16cex:commentExtensible w16cex:durableId="269D7172" w16cex:dateUtc="2026-09-21T10:54:00Z"/>
  <w16cex:commentExtensible w16cex:durableId="0C338EC1" w16cex:dateUtc="2026-09-22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9C8151" w16cid:durableId="0B177F36"/>
  <w16cid:commentId w16cid:paraId="56BB5D10" w16cid:durableId="41D6349D"/>
  <w16cid:commentId w16cid:paraId="7088AFD9" w16cid:durableId="77985DC3"/>
  <w16cid:commentId w16cid:paraId="44D02D46" w16cid:durableId="2FBAB779"/>
  <w16cid:commentId w16cid:paraId="628BBFB5" w16cid:durableId="3E429013"/>
  <w16cid:commentId w16cid:paraId="34B07976" w16cid:durableId="4DDB676D"/>
  <w16cid:commentId w16cid:paraId="59BF5BD3" w16cid:durableId="2DEEBE4C"/>
  <w16cid:commentId w16cid:paraId="0E840E64" w16cid:durableId="74864055"/>
  <w16cid:commentId w16cid:paraId="0F14F0DD" w16cid:durableId="770A0B4D"/>
  <w16cid:commentId w16cid:paraId="5FDF5B5C" w16cid:durableId="07B87255"/>
  <w16cid:commentId w16cid:paraId="0DA7306C" w16cid:durableId="7E84EE2A"/>
  <w16cid:commentId w16cid:paraId="74EFB0A7" w16cid:durableId="6D82C932"/>
  <w16cid:commentId w16cid:paraId="1DFE88DD" w16cid:durableId="5B6343CE"/>
  <w16cid:commentId w16cid:paraId="410D14DA" w16cid:durableId="7E1FE5E9"/>
  <w16cid:commentId w16cid:paraId="502CFEC4" w16cid:durableId="0758371B"/>
  <w16cid:commentId w16cid:paraId="1E8DA43A" w16cid:durableId="54274769"/>
  <w16cid:commentId w16cid:paraId="6868E704" w16cid:durableId="74764CFE"/>
  <w16cid:commentId w16cid:paraId="1E3B081A" w16cid:durableId="4CCC8653"/>
  <w16cid:commentId w16cid:paraId="43F4A0C5" w16cid:durableId="5149945F"/>
  <w16cid:commentId w16cid:paraId="524A3654" w16cid:durableId="209C478C"/>
  <w16cid:commentId w16cid:paraId="2D7B0C91" w16cid:durableId="57B7DB74"/>
  <w16cid:commentId w16cid:paraId="7801EAC7" w16cid:durableId="5FFA381D"/>
  <w16cid:commentId w16cid:paraId="3FEEE1C5" w16cid:durableId="6384437D"/>
  <w16cid:commentId w16cid:paraId="707A031D" w16cid:durableId="709EAEC8"/>
  <w16cid:commentId w16cid:paraId="4E670955" w16cid:durableId="6FF6ECB4"/>
  <w16cid:commentId w16cid:paraId="3BB18D13" w16cid:durableId="7670B14F"/>
  <w16cid:commentId w16cid:paraId="003BB559" w16cid:durableId="52E3232C"/>
  <w16cid:commentId w16cid:paraId="5CC24E1A" w16cid:durableId="3C0B5EBF"/>
  <w16cid:commentId w16cid:paraId="2819CA7C" w16cid:durableId="3053CE07"/>
  <w16cid:commentId w16cid:paraId="02150D6A" w16cid:durableId="3A9BA4CF"/>
  <w16cid:commentId w16cid:paraId="25CD25CA" w16cid:durableId="64326B32"/>
  <w16cid:commentId w16cid:paraId="63B8C3AB" w16cid:durableId="5B366B6E"/>
  <w16cid:commentId w16cid:paraId="543BECB9" w16cid:durableId="4199ED50"/>
  <w16cid:commentId w16cid:paraId="16724B44" w16cid:durableId="0F9046DF"/>
  <w16cid:commentId w16cid:paraId="5391F4A8" w16cid:durableId="77F00CE1"/>
  <w16cid:commentId w16cid:paraId="14AE8DB3" w16cid:durableId="612C66F5"/>
  <w16cid:commentId w16cid:paraId="57C7EA32" w16cid:durableId="4ECDF68F"/>
  <w16cid:commentId w16cid:paraId="2C54ABA1" w16cid:durableId="17EBDCF8"/>
  <w16cid:commentId w16cid:paraId="4F41E47D" w16cid:durableId="1FFAD59B"/>
  <w16cid:commentId w16cid:paraId="4910BDE1" w16cid:durableId="1A9ACEF7"/>
  <w16cid:commentId w16cid:paraId="2AD55DB7" w16cid:durableId="174CA9C6"/>
  <w16cid:commentId w16cid:paraId="5D0F8BB2" w16cid:durableId="1CA3FDD9"/>
  <w16cid:commentId w16cid:paraId="2051AFFC" w16cid:durableId="269D7172"/>
  <w16cid:commentId w16cid:paraId="26A7BFA3" w16cid:durableId="0C338E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A83"/>
    <w:multiLevelType w:val="hybridMultilevel"/>
    <w:tmpl w:val="FFFFFFFF"/>
    <w:lvl w:ilvl="0" w:tplc="A3DA6E72">
      <w:start w:val="1"/>
      <w:numFmt w:val="bullet"/>
      <w:lvlText w:val=""/>
      <w:lvlJc w:val="left"/>
      <w:pPr>
        <w:ind w:left="720" w:hanging="360"/>
      </w:pPr>
      <w:rPr>
        <w:rFonts w:ascii="Wingdings" w:hAnsi="Wingdings" w:hint="default"/>
      </w:rPr>
    </w:lvl>
    <w:lvl w:ilvl="1" w:tplc="ACA49E1A">
      <w:start w:val="1"/>
      <w:numFmt w:val="bullet"/>
      <w:lvlText w:val=""/>
      <w:lvlJc w:val="left"/>
      <w:pPr>
        <w:ind w:left="1440" w:hanging="360"/>
      </w:pPr>
      <w:rPr>
        <w:rFonts w:ascii="Wingdings" w:hAnsi="Wingdings" w:hint="default"/>
      </w:rPr>
    </w:lvl>
    <w:lvl w:ilvl="2" w:tplc="C6A8C3AC">
      <w:start w:val="1"/>
      <w:numFmt w:val="bullet"/>
      <w:lvlText w:val=""/>
      <w:lvlJc w:val="left"/>
      <w:pPr>
        <w:ind w:left="2160" w:hanging="360"/>
      </w:pPr>
      <w:rPr>
        <w:rFonts w:ascii="Wingdings" w:hAnsi="Wingdings" w:hint="default"/>
      </w:rPr>
    </w:lvl>
    <w:lvl w:ilvl="3" w:tplc="5A5852AE">
      <w:start w:val="1"/>
      <w:numFmt w:val="bullet"/>
      <w:lvlText w:val=""/>
      <w:lvlJc w:val="left"/>
      <w:pPr>
        <w:ind w:left="2880" w:hanging="360"/>
      </w:pPr>
      <w:rPr>
        <w:rFonts w:ascii="Wingdings" w:hAnsi="Wingdings" w:hint="default"/>
      </w:rPr>
    </w:lvl>
    <w:lvl w:ilvl="4" w:tplc="7160E5A4">
      <w:start w:val="1"/>
      <w:numFmt w:val="bullet"/>
      <w:lvlText w:val=""/>
      <w:lvlJc w:val="left"/>
      <w:pPr>
        <w:ind w:left="3600" w:hanging="360"/>
      </w:pPr>
      <w:rPr>
        <w:rFonts w:ascii="Wingdings" w:hAnsi="Wingdings" w:hint="default"/>
      </w:rPr>
    </w:lvl>
    <w:lvl w:ilvl="5" w:tplc="7346DB82">
      <w:start w:val="1"/>
      <w:numFmt w:val="bullet"/>
      <w:lvlText w:val=""/>
      <w:lvlJc w:val="left"/>
      <w:pPr>
        <w:ind w:left="4320" w:hanging="360"/>
      </w:pPr>
      <w:rPr>
        <w:rFonts w:ascii="Wingdings" w:hAnsi="Wingdings" w:hint="default"/>
      </w:rPr>
    </w:lvl>
    <w:lvl w:ilvl="6" w:tplc="94307426">
      <w:start w:val="1"/>
      <w:numFmt w:val="bullet"/>
      <w:lvlText w:val=""/>
      <w:lvlJc w:val="left"/>
      <w:pPr>
        <w:ind w:left="5040" w:hanging="360"/>
      </w:pPr>
      <w:rPr>
        <w:rFonts w:ascii="Wingdings" w:hAnsi="Wingdings" w:hint="default"/>
      </w:rPr>
    </w:lvl>
    <w:lvl w:ilvl="7" w:tplc="47141D9E">
      <w:start w:val="1"/>
      <w:numFmt w:val="bullet"/>
      <w:lvlText w:val=""/>
      <w:lvlJc w:val="left"/>
      <w:pPr>
        <w:ind w:left="5760" w:hanging="360"/>
      </w:pPr>
      <w:rPr>
        <w:rFonts w:ascii="Wingdings" w:hAnsi="Wingdings" w:hint="default"/>
      </w:rPr>
    </w:lvl>
    <w:lvl w:ilvl="8" w:tplc="8A847174">
      <w:start w:val="1"/>
      <w:numFmt w:val="bullet"/>
      <w:lvlText w:val=""/>
      <w:lvlJc w:val="left"/>
      <w:pPr>
        <w:ind w:left="6480" w:hanging="360"/>
      </w:pPr>
      <w:rPr>
        <w:rFonts w:ascii="Wingdings" w:hAnsi="Wingdings" w:hint="default"/>
      </w:rPr>
    </w:lvl>
  </w:abstractNum>
  <w:abstractNum w:abstractNumId="1" w15:restartNumberingAfterBreak="0">
    <w:nsid w:val="0CCB0A47"/>
    <w:multiLevelType w:val="hybridMultilevel"/>
    <w:tmpl w:val="FFFFFFFF"/>
    <w:lvl w:ilvl="0" w:tplc="9858E034">
      <w:start w:val="1"/>
      <w:numFmt w:val="bullet"/>
      <w:lvlText w:val=""/>
      <w:lvlJc w:val="left"/>
      <w:pPr>
        <w:ind w:left="720" w:hanging="360"/>
      </w:pPr>
      <w:rPr>
        <w:rFonts w:ascii="Symbol" w:hAnsi="Symbol" w:hint="default"/>
      </w:rPr>
    </w:lvl>
    <w:lvl w:ilvl="1" w:tplc="EA58D90A">
      <w:start w:val="1"/>
      <w:numFmt w:val="bullet"/>
      <w:lvlText w:val="o"/>
      <w:lvlJc w:val="left"/>
      <w:pPr>
        <w:ind w:left="1440" w:hanging="360"/>
      </w:pPr>
      <w:rPr>
        <w:rFonts w:ascii="Courier New" w:hAnsi="Courier New" w:hint="default"/>
      </w:rPr>
    </w:lvl>
    <w:lvl w:ilvl="2" w:tplc="FBC41EB0">
      <w:start w:val="1"/>
      <w:numFmt w:val="bullet"/>
      <w:lvlText w:val=""/>
      <w:lvlJc w:val="left"/>
      <w:pPr>
        <w:ind w:left="2160" w:hanging="360"/>
      </w:pPr>
      <w:rPr>
        <w:rFonts w:ascii="Wingdings" w:hAnsi="Wingdings" w:hint="default"/>
      </w:rPr>
    </w:lvl>
    <w:lvl w:ilvl="3" w:tplc="992A5CCA">
      <w:start w:val="1"/>
      <w:numFmt w:val="bullet"/>
      <w:lvlText w:val=""/>
      <w:lvlJc w:val="left"/>
      <w:pPr>
        <w:ind w:left="2880" w:hanging="360"/>
      </w:pPr>
      <w:rPr>
        <w:rFonts w:ascii="Symbol" w:hAnsi="Symbol" w:hint="default"/>
      </w:rPr>
    </w:lvl>
    <w:lvl w:ilvl="4" w:tplc="3592AF16">
      <w:start w:val="1"/>
      <w:numFmt w:val="bullet"/>
      <w:lvlText w:val="o"/>
      <w:lvlJc w:val="left"/>
      <w:pPr>
        <w:ind w:left="3600" w:hanging="360"/>
      </w:pPr>
      <w:rPr>
        <w:rFonts w:ascii="Courier New" w:hAnsi="Courier New" w:hint="default"/>
      </w:rPr>
    </w:lvl>
    <w:lvl w:ilvl="5" w:tplc="8E969F0A">
      <w:start w:val="1"/>
      <w:numFmt w:val="bullet"/>
      <w:lvlText w:val=""/>
      <w:lvlJc w:val="left"/>
      <w:pPr>
        <w:ind w:left="4320" w:hanging="360"/>
      </w:pPr>
      <w:rPr>
        <w:rFonts w:ascii="Wingdings" w:hAnsi="Wingdings" w:hint="default"/>
      </w:rPr>
    </w:lvl>
    <w:lvl w:ilvl="6" w:tplc="AC221DF8">
      <w:start w:val="1"/>
      <w:numFmt w:val="bullet"/>
      <w:lvlText w:val=""/>
      <w:lvlJc w:val="left"/>
      <w:pPr>
        <w:ind w:left="5040" w:hanging="360"/>
      </w:pPr>
      <w:rPr>
        <w:rFonts w:ascii="Symbol" w:hAnsi="Symbol" w:hint="default"/>
      </w:rPr>
    </w:lvl>
    <w:lvl w:ilvl="7" w:tplc="F5882428">
      <w:start w:val="1"/>
      <w:numFmt w:val="bullet"/>
      <w:lvlText w:val="o"/>
      <w:lvlJc w:val="left"/>
      <w:pPr>
        <w:ind w:left="5760" w:hanging="360"/>
      </w:pPr>
      <w:rPr>
        <w:rFonts w:ascii="Courier New" w:hAnsi="Courier New" w:hint="default"/>
      </w:rPr>
    </w:lvl>
    <w:lvl w:ilvl="8" w:tplc="7890884E">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80A0DD8"/>
    <w:multiLevelType w:val="hybridMultilevel"/>
    <w:tmpl w:val="FFFFFFFF"/>
    <w:lvl w:ilvl="0" w:tplc="EC563EAA">
      <w:start w:val="1"/>
      <w:numFmt w:val="bullet"/>
      <w:lvlText w:val=""/>
      <w:lvlJc w:val="left"/>
      <w:pPr>
        <w:ind w:left="720" w:hanging="360"/>
      </w:pPr>
      <w:rPr>
        <w:rFonts w:ascii="Symbol" w:hAnsi="Symbol" w:hint="default"/>
      </w:rPr>
    </w:lvl>
    <w:lvl w:ilvl="1" w:tplc="5B124E92">
      <w:start w:val="1"/>
      <w:numFmt w:val="bullet"/>
      <w:lvlText w:val="o"/>
      <w:lvlJc w:val="left"/>
      <w:pPr>
        <w:ind w:left="1440" w:hanging="360"/>
      </w:pPr>
      <w:rPr>
        <w:rFonts w:ascii="Courier New" w:hAnsi="Courier New" w:hint="default"/>
      </w:rPr>
    </w:lvl>
    <w:lvl w:ilvl="2" w:tplc="A608F500">
      <w:start w:val="1"/>
      <w:numFmt w:val="bullet"/>
      <w:lvlText w:val=""/>
      <w:lvlJc w:val="left"/>
      <w:pPr>
        <w:ind w:left="2160" w:hanging="360"/>
      </w:pPr>
      <w:rPr>
        <w:rFonts w:ascii="Wingdings" w:hAnsi="Wingdings" w:hint="default"/>
      </w:rPr>
    </w:lvl>
    <w:lvl w:ilvl="3" w:tplc="988E0426">
      <w:start w:val="1"/>
      <w:numFmt w:val="bullet"/>
      <w:lvlText w:val=""/>
      <w:lvlJc w:val="left"/>
      <w:pPr>
        <w:ind w:left="2880" w:hanging="360"/>
      </w:pPr>
      <w:rPr>
        <w:rFonts w:ascii="Symbol" w:hAnsi="Symbol" w:hint="default"/>
      </w:rPr>
    </w:lvl>
    <w:lvl w:ilvl="4" w:tplc="7194BA12">
      <w:start w:val="1"/>
      <w:numFmt w:val="bullet"/>
      <w:lvlText w:val="o"/>
      <w:lvlJc w:val="left"/>
      <w:pPr>
        <w:ind w:left="3600" w:hanging="360"/>
      </w:pPr>
      <w:rPr>
        <w:rFonts w:ascii="Courier New" w:hAnsi="Courier New" w:hint="default"/>
      </w:rPr>
    </w:lvl>
    <w:lvl w:ilvl="5" w:tplc="FB84C4C0">
      <w:start w:val="1"/>
      <w:numFmt w:val="bullet"/>
      <w:lvlText w:val=""/>
      <w:lvlJc w:val="left"/>
      <w:pPr>
        <w:ind w:left="4320" w:hanging="360"/>
      </w:pPr>
      <w:rPr>
        <w:rFonts w:ascii="Wingdings" w:hAnsi="Wingdings" w:hint="default"/>
      </w:rPr>
    </w:lvl>
    <w:lvl w:ilvl="6" w:tplc="8A80B0A6">
      <w:start w:val="1"/>
      <w:numFmt w:val="bullet"/>
      <w:lvlText w:val=""/>
      <w:lvlJc w:val="left"/>
      <w:pPr>
        <w:ind w:left="5040" w:hanging="360"/>
      </w:pPr>
      <w:rPr>
        <w:rFonts w:ascii="Symbol" w:hAnsi="Symbol" w:hint="default"/>
      </w:rPr>
    </w:lvl>
    <w:lvl w:ilvl="7" w:tplc="7520CADC">
      <w:start w:val="1"/>
      <w:numFmt w:val="bullet"/>
      <w:lvlText w:val="o"/>
      <w:lvlJc w:val="left"/>
      <w:pPr>
        <w:ind w:left="5760" w:hanging="360"/>
      </w:pPr>
      <w:rPr>
        <w:rFonts w:ascii="Courier New" w:hAnsi="Courier New" w:hint="default"/>
      </w:rPr>
    </w:lvl>
    <w:lvl w:ilvl="8" w:tplc="FE10737E">
      <w:start w:val="1"/>
      <w:numFmt w:val="bullet"/>
      <w:lvlText w:val=""/>
      <w:lvlJc w:val="left"/>
      <w:pPr>
        <w:ind w:left="6480" w:hanging="360"/>
      </w:pPr>
      <w:rPr>
        <w:rFonts w:ascii="Wingdings" w:hAnsi="Wingdings" w:hint="default"/>
      </w:rPr>
    </w:lvl>
  </w:abstractNum>
  <w:abstractNum w:abstractNumId="4" w15:restartNumberingAfterBreak="0">
    <w:nsid w:val="192DC5B7"/>
    <w:multiLevelType w:val="hybridMultilevel"/>
    <w:tmpl w:val="FFFFFFFF"/>
    <w:lvl w:ilvl="0" w:tplc="E6DE6872">
      <w:start w:val="1"/>
      <w:numFmt w:val="bullet"/>
      <w:lvlText w:val=""/>
      <w:lvlJc w:val="left"/>
      <w:pPr>
        <w:ind w:left="360" w:hanging="360"/>
      </w:pPr>
      <w:rPr>
        <w:rFonts w:ascii="Symbol" w:hAnsi="Symbol" w:hint="default"/>
      </w:rPr>
    </w:lvl>
    <w:lvl w:ilvl="1" w:tplc="54C0A0C2">
      <w:start w:val="1"/>
      <w:numFmt w:val="bullet"/>
      <w:lvlText w:val="o"/>
      <w:lvlJc w:val="left"/>
      <w:pPr>
        <w:ind w:left="1080" w:hanging="360"/>
      </w:pPr>
      <w:rPr>
        <w:rFonts w:ascii="Courier New" w:hAnsi="Courier New" w:hint="default"/>
      </w:rPr>
    </w:lvl>
    <w:lvl w:ilvl="2" w:tplc="CD32A6A2">
      <w:start w:val="1"/>
      <w:numFmt w:val="bullet"/>
      <w:lvlText w:val=""/>
      <w:lvlJc w:val="left"/>
      <w:pPr>
        <w:ind w:left="1800" w:hanging="360"/>
      </w:pPr>
      <w:rPr>
        <w:rFonts w:ascii="Wingdings" w:hAnsi="Wingdings" w:hint="default"/>
      </w:rPr>
    </w:lvl>
    <w:lvl w:ilvl="3" w:tplc="1AA8F090">
      <w:start w:val="1"/>
      <w:numFmt w:val="bullet"/>
      <w:lvlText w:val=""/>
      <w:lvlJc w:val="left"/>
      <w:pPr>
        <w:ind w:left="2520" w:hanging="360"/>
      </w:pPr>
      <w:rPr>
        <w:rFonts w:ascii="Symbol" w:hAnsi="Symbol" w:hint="default"/>
      </w:rPr>
    </w:lvl>
    <w:lvl w:ilvl="4" w:tplc="652A74DC">
      <w:start w:val="1"/>
      <w:numFmt w:val="bullet"/>
      <w:lvlText w:val="o"/>
      <w:lvlJc w:val="left"/>
      <w:pPr>
        <w:ind w:left="3240" w:hanging="360"/>
      </w:pPr>
      <w:rPr>
        <w:rFonts w:ascii="Courier New" w:hAnsi="Courier New" w:hint="default"/>
      </w:rPr>
    </w:lvl>
    <w:lvl w:ilvl="5" w:tplc="948C2A38">
      <w:start w:val="1"/>
      <w:numFmt w:val="bullet"/>
      <w:lvlText w:val=""/>
      <w:lvlJc w:val="left"/>
      <w:pPr>
        <w:ind w:left="3960" w:hanging="360"/>
      </w:pPr>
      <w:rPr>
        <w:rFonts w:ascii="Wingdings" w:hAnsi="Wingdings" w:hint="default"/>
      </w:rPr>
    </w:lvl>
    <w:lvl w:ilvl="6" w:tplc="FE2A4D2A">
      <w:start w:val="1"/>
      <w:numFmt w:val="bullet"/>
      <w:lvlText w:val=""/>
      <w:lvlJc w:val="left"/>
      <w:pPr>
        <w:ind w:left="4680" w:hanging="360"/>
      </w:pPr>
      <w:rPr>
        <w:rFonts w:ascii="Symbol" w:hAnsi="Symbol" w:hint="default"/>
      </w:rPr>
    </w:lvl>
    <w:lvl w:ilvl="7" w:tplc="BA303754">
      <w:start w:val="1"/>
      <w:numFmt w:val="bullet"/>
      <w:lvlText w:val="o"/>
      <w:lvlJc w:val="left"/>
      <w:pPr>
        <w:ind w:left="5400" w:hanging="360"/>
      </w:pPr>
      <w:rPr>
        <w:rFonts w:ascii="Courier New" w:hAnsi="Courier New" w:hint="default"/>
      </w:rPr>
    </w:lvl>
    <w:lvl w:ilvl="8" w:tplc="1B528532">
      <w:start w:val="1"/>
      <w:numFmt w:val="bullet"/>
      <w:lvlText w:val=""/>
      <w:lvlJc w:val="left"/>
      <w:pPr>
        <w:ind w:left="6120" w:hanging="360"/>
      </w:pPr>
      <w:rPr>
        <w:rFonts w:ascii="Wingdings" w:hAnsi="Wingdings" w:hint="default"/>
      </w:rPr>
    </w:lvl>
  </w:abstractNum>
  <w:abstractNum w:abstractNumId="5" w15:restartNumberingAfterBreak="0">
    <w:nsid w:val="1C4DF72A"/>
    <w:multiLevelType w:val="hybridMultilevel"/>
    <w:tmpl w:val="FFFFFFFF"/>
    <w:lvl w:ilvl="0" w:tplc="8522D3F0">
      <w:start w:val="1"/>
      <w:numFmt w:val="bullet"/>
      <w:lvlText w:val=""/>
      <w:lvlJc w:val="left"/>
      <w:pPr>
        <w:ind w:left="720" w:hanging="360"/>
      </w:pPr>
      <w:rPr>
        <w:rFonts w:ascii="Symbol" w:hAnsi="Symbol" w:hint="default"/>
      </w:rPr>
    </w:lvl>
    <w:lvl w:ilvl="1" w:tplc="16F2C4DE">
      <w:start w:val="1"/>
      <w:numFmt w:val="bullet"/>
      <w:lvlText w:val="o"/>
      <w:lvlJc w:val="left"/>
      <w:pPr>
        <w:ind w:left="1440" w:hanging="360"/>
      </w:pPr>
      <w:rPr>
        <w:rFonts w:ascii="Courier New" w:hAnsi="Courier New" w:hint="default"/>
      </w:rPr>
    </w:lvl>
    <w:lvl w:ilvl="2" w:tplc="F7029D72">
      <w:start w:val="1"/>
      <w:numFmt w:val="bullet"/>
      <w:lvlText w:val=""/>
      <w:lvlJc w:val="left"/>
      <w:pPr>
        <w:ind w:left="2160" w:hanging="360"/>
      </w:pPr>
      <w:rPr>
        <w:rFonts w:ascii="Wingdings" w:hAnsi="Wingdings" w:hint="default"/>
      </w:rPr>
    </w:lvl>
    <w:lvl w:ilvl="3" w:tplc="8C9A9AA6">
      <w:start w:val="1"/>
      <w:numFmt w:val="bullet"/>
      <w:lvlText w:val=""/>
      <w:lvlJc w:val="left"/>
      <w:pPr>
        <w:ind w:left="2880" w:hanging="360"/>
      </w:pPr>
      <w:rPr>
        <w:rFonts w:ascii="Symbol" w:hAnsi="Symbol" w:hint="default"/>
      </w:rPr>
    </w:lvl>
    <w:lvl w:ilvl="4" w:tplc="80CEBF12">
      <w:start w:val="1"/>
      <w:numFmt w:val="bullet"/>
      <w:lvlText w:val="o"/>
      <w:lvlJc w:val="left"/>
      <w:pPr>
        <w:ind w:left="3600" w:hanging="360"/>
      </w:pPr>
      <w:rPr>
        <w:rFonts w:ascii="Courier New" w:hAnsi="Courier New" w:hint="default"/>
      </w:rPr>
    </w:lvl>
    <w:lvl w:ilvl="5" w:tplc="C6788D8C">
      <w:start w:val="1"/>
      <w:numFmt w:val="bullet"/>
      <w:lvlText w:val=""/>
      <w:lvlJc w:val="left"/>
      <w:pPr>
        <w:ind w:left="4320" w:hanging="360"/>
      </w:pPr>
      <w:rPr>
        <w:rFonts w:ascii="Wingdings" w:hAnsi="Wingdings" w:hint="default"/>
      </w:rPr>
    </w:lvl>
    <w:lvl w:ilvl="6" w:tplc="B9FED8C2">
      <w:start w:val="1"/>
      <w:numFmt w:val="bullet"/>
      <w:lvlText w:val=""/>
      <w:lvlJc w:val="left"/>
      <w:pPr>
        <w:ind w:left="5040" w:hanging="360"/>
      </w:pPr>
      <w:rPr>
        <w:rFonts w:ascii="Symbol" w:hAnsi="Symbol" w:hint="default"/>
      </w:rPr>
    </w:lvl>
    <w:lvl w:ilvl="7" w:tplc="1A0A3380">
      <w:start w:val="1"/>
      <w:numFmt w:val="bullet"/>
      <w:lvlText w:val="o"/>
      <w:lvlJc w:val="left"/>
      <w:pPr>
        <w:ind w:left="5760" w:hanging="360"/>
      </w:pPr>
      <w:rPr>
        <w:rFonts w:ascii="Courier New" w:hAnsi="Courier New" w:hint="default"/>
      </w:rPr>
    </w:lvl>
    <w:lvl w:ilvl="8" w:tplc="1020F3A6">
      <w:start w:val="1"/>
      <w:numFmt w:val="bullet"/>
      <w:lvlText w:val=""/>
      <w:lvlJc w:val="left"/>
      <w:pPr>
        <w:ind w:left="6480" w:hanging="360"/>
      </w:pPr>
      <w:rPr>
        <w:rFonts w:ascii="Wingdings" w:hAnsi="Wingdings" w:hint="default"/>
      </w:rPr>
    </w:lvl>
  </w:abstractNum>
  <w:abstractNum w:abstractNumId="6" w15:restartNumberingAfterBreak="0">
    <w:nsid w:val="212309AB"/>
    <w:multiLevelType w:val="hybridMultilevel"/>
    <w:tmpl w:val="FFFFFFFF"/>
    <w:lvl w:ilvl="0" w:tplc="9C54E830">
      <w:start w:val="1"/>
      <w:numFmt w:val="bullet"/>
      <w:lvlText w:val=""/>
      <w:lvlJc w:val="left"/>
      <w:pPr>
        <w:ind w:left="720" w:hanging="360"/>
      </w:pPr>
      <w:rPr>
        <w:rFonts w:ascii="Symbol" w:hAnsi="Symbol" w:hint="default"/>
      </w:rPr>
    </w:lvl>
    <w:lvl w:ilvl="1" w:tplc="0C824398">
      <w:start w:val="1"/>
      <w:numFmt w:val="bullet"/>
      <w:lvlText w:val="o"/>
      <w:lvlJc w:val="left"/>
      <w:pPr>
        <w:ind w:left="1440" w:hanging="360"/>
      </w:pPr>
      <w:rPr>
        <w:rFonts w:ascii="Courier New" w:hAnsi="Courier New" w:hint="default"/>
      </w:rPr>
    </w:lvl>
    <w:lvl w:ilvl="2" w:tplc="6B3099C4">
      <w:start w:val="1"/>
      <w:numFmt w:val="bullet"/>
      <w:lvlText w:val=""/>
      <w:lvlJc w:val="left"/>
      <w:pPr>
        <w:ind w:left="2160" w:hanging="360"/>
      </w:pPr>
      <w:rPr>
        <w:rFonts w:ascii="Wingdings" w:hAnsi="Wingdings" w:hint="default"/>
      </w:rPr>
    </w:lvl>
    <w:lvl w:ilvl="3" w:tplc="80C8062A">
      <w:start w:val="1"/>
      <w:numFmt w:val="bullet"/>
      <w:lvlText w:val=""/>
      <w:lvlJc w:val="left"/>
      <w:pPr>
        <w:ind w:left="2880" w:hanging="360"/>
      </w:pPr>
      <w:rPr>
        <w:rFonts w:ascii="Symbol" w:hAnsi="Symbol" w:hint="default"/>
      </w:rPr>
    </w:lvl>
    <w:lvl w:ilvl="4" w:tplc="E75077CE">
      <w:start w:val="1"/>
      <w:numFmt w:val="bullet"/>
      <w:lvlText w:val="o"/>
      <w:lvlJc w:val="left"/>
      <w:pPr>
        <w:ind w:left="3600" w:hanging="360"/>
      </w:pPr>
      <w:rPr>
        <w:rFonts w:ascii="Courier New" w:hAnsi="Courier New" w:hint="default"/>
      </w:rPr>
    </w:lvl>
    <w:lvl w:ilvl="5" w:tplc="946EC9CE">
      <w:start w:val="1"/>
      <w:numFmt w:val="bullet"/>
      <w:lvlText w:val=""/>
      <w:lvlJc w:val="left"/>
      <w:pPr>
        <w:ind w:left="4320" w:hanging="360"/>
      </w:pPr>
      <w:rPr>
        <w:rFonts w:ascii="Wingdings" w:hAnsi="Wingdings" w:hint="default"/>
      </w:rPr>
    </w:lvl>
    <w:lvl w:ilvl="6" w:tplc="74507E5C">
      <w:start w:val="1"/>
      <w:numFmt w:val="bullet"/>
      <w:lvlText w:val=""/>
      <w:lvlJc w:val="left"/>
      <w:pPr>
        <w:ind w:left="5040" w:hanging="360"/>
      </w:pPr>
      <w:rPr>
        <w:rFonts w:ascii="Symbol" w:hAnsi="Symbol" w:hint="default"/>
      </w:rPr>
    </w:lvl>
    <w:lvl w:ilvl="7" w:tplc="32401BAC">
      <w:start w:val="1"/>
      <w:numFmt w:val="bullet"/>
      <w:lvlText w:val="o"/>
      <w:lvlJc w:val="left"/>
      <w:pPr>
        <w:ind w:left="5760" w:hanging="360"/>
      </w:pPr>
      <w:rPr>
        <w:rFonts w:ascii="Courier New" w:hAnsi="Courier New" w:hint="default"/>
      </w:rPr>
    </w:lvl>
    <w:lvl w:ilvl="8" w:tplc="0E40FD1E">
      <w:start w:val="1"/>
      <w:numFmt w:val="bullet"/>
      <w:lvlText w:val=""/>
      <w:lvlJc w:val="left"/>
      <w:pPr>
        <w:ind w:left="6480" w:hanging="360"/>
      </w:pPr>
      <w:rPr>
        <w:rFonts w:ascii="Wingdings" w:hAnsi="Wingdings" w:hint="default"/>
      </w:rPr>
    </w:lvl>
  </w:abstractNum>
  <w:abstractNum w:abstractNumId="7" w15:restartNumberingAfterBreak="0">
    <w:nsid w:val="272CFDF1"/>
    <w:multiLevelType w:val="hybridMultilevel"/>
    <w:tmpl w:val="FFFFFFFF"/>
    <w:lvl w:ilvl="0" w:tplc="D18EE5DC">
      <w:start w:val="1"/>
      <w:numFmt w:val="bullet"/>
      <w:lvlText w:val=""/>
      <w:lvlJc w:val="left"/>
      <w:pPr>
        <w:ind w:left="720" w:hanging="360"/>
      </w:pPr>
      <w:rPr>
        <w:rFonts w:ascii="Symbol" w:hAnsi="Symbol" w:hint="default"/>
      </w:rPr>
    </w:lvl>
    <w:lvl w:ilvl="1" w:tplc="E8F0BF90">
      <w:start w:val="1"/>
      <w:numFmt w:val="bullet"/>
      <w:lvlText w:val="o"/>
      <w:lvlJc w:val="left"/>
      <w:pPr>
        <w:ind w:left="1440" w:hanging="360"/>
      </w:pPr>
      <w:rPr>
        <w:rFonts w:ascii="Courier New" w:hAnsi="Courier New" w:hint="default"/>
      </w:rPr>
    </w:lvl>
    <w:lvl w:ilvl="2" w:tplc="7FAC5738">
      <w:start w:val="1"/>
      <w:numFmt w:val="bullet"/>
      <w:lvlText w:val=""/>
      <w:lvlJc w:val="left"/>
      <w:pPr>
        <w:ind w:left="2160" w:hanging="360"/>
      </w:pPr>
      <w:rPr>
        <w:rFonts w:ascii="Wingdings" w:hAnsi="Wingdings" w:hint="default"/>
      </w:rPr>
    </w:lvl>
    <w:lvl w:ilvl="3" w:tplc="7728DEA2">
      <w:start w:val="1"/>
      <w:numFmt w:val="bullet"/>
      <w:lvlText w:val=""/>
      <w:lvlJc w:val="left"/>
      <w:pPr>
        <w:ind w:left="2880" w:hanging="360"/>
      </w:pPr>
      <w:rPr>
        <w:rFonts w:ascii="Symbol" w:hAnsi="Symbol" w:hint="default"/>
      </w:rPr>
    </w:lvl>
    <w:lvl w:ilvl="4" w:tplc="7124E496">
      <w:start w:val="1"/>
      <w:numFmt w:val="bullet"/>
      <w:lvlText w:val="o"/>
      <w:lvlJc w:val="left"/>
      <w:pPr>
        <w:ind w:left="3600" w:hanging="360"/>
      </w:pPr>
      <w:rPr>
        <w:rFonts w:ascii="Courier New" w:hAnsi="Courier New" w:hint="default"/>
      </w:rPr>
    </w:lvl>
    <w:lvl w:ilvl="5" w:tplc="F72260F0">
      <w:start w:val="1"/>
      <w:numFmt w:val="bullet"/>
      <w:lvlText w:val=""/>
      <w:lvlJc w:val="left"/>
      <w:pPr>
        <w:ind w:left="4320" w:hanging="360"/>
      </w:pPr>
      <w:rPr>
        <w:rFonts w:ascii="Wingdings" w:hAnsi="Wingdings" w:hint="default"/>
      </w:rPr>
    </w:lvl>
    <w:lvl w:ilvl="6" w:tplc="56661ECE">
      <w:start w:val="1"/>
      <w:numFmt w:val="bullet"/>
      <w:lvlText w:val=""/>
      <w:lvlJc w:val="left"/>
      <w:pPr>
        <w:ind w:left="5040" w:hanging="360"/>
      </w:pPr>
      <w:rPr>
        <w:rFonts w:ascii="Symbol" w:hAnsi="Symbol" w:hint="default"/>
      </w:rPr>
    </w:lvl>
    <w:lvl w:ilvl="7" w:tplc="4BA43EE8">
      <w:start w:val="1"/>
      <w:numFmt w:val="bullet"/>
      <w:lvlText w:val="o"/>
      <w:lvlJc w:val="left"/>
      <w:pPr>
        <w:ind w:left="5760" w:hanging="360"/>
      </w:pPr>
      <w:rPr>
        <w:rFonts w:ascii="Courier New" w:hAnsi="Courier New" w:hint="default"/>
      </w:rPr>
    </w:lvl>
    <w:lvl w:ilvl="8" w:tplc="D5A24C28">
      <w:start w:val="1"/>
      <w:numFmt w:val="bullet"/>
      <w:lvlText w:val=""/>
      <w:lvlJc w:val="left"/>
      <w:pPr>
        <w:ind w:left="6480" w:hanging="360"/>
      </w:pPr>
      <w:rPr>
        <w:rFonts w:ascii="Wingdings" w:hAnsi="Wingdings" w:hint="default"/>
      </w:rPr>
    </w:lvl>
  </w:abstractNum>
  <w:abstractNum w:abstractNumId="8" w15:restartNumberingAfterBreak="0">
    <w:nsid w:val="2EA819D1"/>
    <w:multiLevelType w:val="hybridMultilevel"/>
    <w:tmpl w:val="54C0C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893BD2"/>
    <w:multiLevelType w:val="hybridMultilevel"/>
    <w:tmpl w:val="39C6B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F6524D"/>
    <w:multiLevelType w:val="hybridMultilevel"/>
    <w:tmpl w:val="FFFFFFFF"/>
    <w:lvl w:ilvl="0" w:tplc="40B483BA">
      <w:start w:val="1"/>
      <w:numFmt w:val="bullet"/>
      <w:lvlText w:val=""/>
      <w:lvlJc w:val="left"/>
      <w:pPr>
        <w:ind w:left="720" w:hanging="360"/>
      </w:pPr>
      <w:rPr>
        <w:rFonts w:ascii="Symbol" w:hAnsi="Symbol" w:hint="default"/>
      </w:rPr>
    </w:lvl>
    <w:lvl w:ilvl="1" w:tplc="FFD65754">
      <w:start w:val="1"/>
      <w:numFmt w:val="bullet"/>
      <w:lvlText w:val="o"/>
      <w:lvlJc w:val="left"/>
      <w:pPr>
        <w:ind w:left="1440" w:hanging="360"/>
      </w:pPr>
      <w:rPr>
        <w:rFonts w:ascii="Courier New" w:hAnsi="Courier New" w:hint="default"/>
      </w:rPr>
    </w:lvl>
    <w:lvl w:ilvl="2" w:tplc="93E67068">
      <w:start w:val="1"/>
      <w:numFmt w:val="bullet"/>
      <w:lvlText w:val=""/>
      <w:lvlJc w:val="left"/>
      <w:pPr>
        <w:ind w:left="2160" w:hanging="360"/>
      </w:pPr>
      <w:rPr>
        <w:rFonts w:ascii="Wingdings" w:hAnsi="Wingdings" w:hint="default"/>
      </w:rPr>
    </w:lvl>
    <w:lvl w:ilvl="3" w:tplc="BDA852A6">
      <w:start w:val="1"/>
      <w:numFmt w:val="bullet"/>
      <w:lvlText w:val=""/>
      <w:lvlJc w:val="left"/>
      <w:pPr>
        <w:ind w:left="2880" w:hanging="360"/>
      </w:pPr>
      <w:rPr>
        <w:rFonts w:ascii="Symbol" w:hAnsi="Symbol" w:hint="default"/>
      </w:rPr>
    </w:lvl>
    <w:lvl w:ilvl="4" w:tplc="234C95B4">
      <w:start w:val="1"/>
      <w:numFmt w:val="bullet"/>
      <w:lvlText w:val="o"/>
      <w:lvlJc w:val="left"/>
      <w:pPr>
        <w:ind w:left="3600" w:hanging="360"/>
      </w:pPr>
      <w:rPr>
        <w:rFonts w:ascii="Courier New" w:hAnsi="Courier New" w:hint="default"/>
      </w:rPr>
    </w:lvl>
    <w:lvl w:ilvl="5" w:tplc="90D8466C">
      <w:start w:val="1"/>
      <w:numFmt w:val="bullet"/>
      <w:lvlText w:val=""/>
      <w:lvlJc w:val="left"/>
      <w:pPr>
        <w:ind w:left="4320" w:hanging="360"/>
      </w:pPr>
      <w:rPr>
        <w:rFonts w:ascii="Wingdings" w:hAnsi="Wingdings" w:hint="default"/>
      </w:rPr>
    </w:lvl>
    <w:lvl w:ilvl="6" w:tplc="177AE222">
      <w:start w:val="1"/>
      <w:numFmt w:val="bullet"/>
      <w:lvlText w:val=""/>
      <w:lvlJc w:val="left"/>
      <w:pPr>
        <w:ind w:left="5040" w:hanging="360"/>
      </w:pPr>
      <w:rPr>
        <w:rFonts w:ascii="Symbol" w:hAnsi="Symbol" w:hint="default"/>
      </w:rPr>
    </w:lvl>
    <w:lvl w:ilvl="7" w:tplc="DE4227DE">
      <w:start w:val="1"/>
      <w:numFmt w:val="bullet"/>
      <w:lvlText w:val="o"/>
      <w:lvlJc w:val="left"/>
      <w:pPr>
        <w:ind w:left="5760" w:hanging="360"/>
      </w:pPr>
      <w:rPr>
        <w:rFonts w:ascii="Courier New" w:hAnsi="Courier New" w:hint="default"/>
      </w:rPr>
    </w:lvl>
    <w:lvl w:ilvl="8" w:tplc="F212496E">
      <w:start w:val="1"/>
      <w:numFmt w:val="bullet"/>
      <w:lvlText w:val=""/>
      <w:lvlJc w:val="left"/>
      <w:pPr>
        <w:ind w:left="6480" w:hanging="360"/>
      </w:pPr>
      <w:rPr>
        <w:rFonts w:ascii="Wingdings" w:hAnsi="Wingdings" w:hint="default"/>
      </w:rPr>
    </w:lvl>
  </w:abstractNum>
  <w:abstractNum w:abstractNumId="11" w15:restartNumberingAfterBreak="0">
    <w:nsid w:val="45141061"/>
    <w:multiLevelType w:val="hybridMultilevel"/>
    <w:tmpl w:val="FFFFFFFF"/>
    <w:lvl w:ilvl="0" w:tplc="B98A9CAC">
      <w:start w:val="1"/>
      <w:numFmt w:val="decimal"/>
      <w:lvlText w:val="%1."/>
      <w:lvlJc w:val="left"/>
      <w:pPr>
        <w:ind w:left="720" w:hanging="360"/>
      </w:pPr>
    </w:lvl>
    <w:lvl w:ilvl="1" w:tplc="1E169428">
      <w:start w:val="1"/>
      <w:numFmt w:val="lowerLetter"/>
      <w:lvlText w:val="%2."/>
      <w:lvlJc w:val="left"/>
      <w:pPr>
        <w:ind w:left="1440" w:hanging="360"/>
      </w:pPr>
    </w:lvl>
    <w:lvl w:ilvl="2" w:tplc="476C6818">
      <w:start w:val="1"/>
      <w:numFmt w:val="lowerRoman"/>
      <w:lvlText w:val="%3."/>
      <w:lvlJc w:val="right"/>
      <w:pPr>
        <w:ind w:left="2160" w:hanging="180"/>
      </w:pPr>
    </w:lvl>
    <w:lvl w:ilvl="3" w:tplc="D5C8DDD8">
      <w:start w:val="1"/>
      <w:numFmt w:val="decimal"/>
      <w:lvlText w:val="%4."/>
      <w:lvlJc w:val="left"/>
      <w:pPr>
        <w:ind w:left="2880" w:hanging="360"/>
      </w:pPr>
    </w:lvl>
    <w:lvl w:ilvl="4" w:tplc="254C3E9A">
      <w:start w:val="1"/>
      <w:numFmt w:val="lowerLetter"/>
      <w:lvlText w:val="%5."/>
      <w:lvlJc w:val="left"/>
      <w:pPr>
        <w:ind w:left="3600" w:hanging="360"/>
      </w:pPr>
    </w:lvl>
    <w:lvl w:ilvl="5" w:tplc="FCC0FE78">
      <w:start w:val="1"/>
      <w:numFmt w:val="lowerRoman"/>
      <w:lvlText w:val="%6."/>
      <w:lvlJc w:val="right"/>
      <w:pPr>
        <w:ind w:left="4320" w:hanging="180"/>
      </w:pPr>
    </w:lvl>
    <w:lvl w:ilvl="6" w:tplc="E4F4F088">
      <w:start w:val="1"/>
      <w:numFmt w:val="decimal"/>
      <w:lvlText w:val="%7."/>
      <w:lvlJc w:val="left"/>
      <w:pPr>
        <w:ind w:left="5040" w:hanging="360"/>
      </w:pPr>
    </w:lvl>
    <w:lvl w:ilvl="7" w:tplc="5866BFF8">
      <w:start w:val="1"/>
      <w:numFmt w:val="lowerLetter"/>
      <w:lvlText w:val="%8."/>
      <w:lvlJc w:val="left"/>
      <w:pPr>
        <w:ind w:left="5760" w:hanging="360"/>
      </w:pPr>
    </w:lvl>
    <w:lvl w:ilvl="8" w:tplc="09789D7C">
      <w:start w:val="1"/>
      <w:numFmt w:val="lowerRoman"/>
      <w:lvlText w:val="%9."/>
      <w:lvlJc w:val="right"/>
      <w:pPr>
        <w:ind w:left="6480" w:hanging="180"/>
      </w:pPr>
    </w:lvl>
  </w:abstractNum>
  <w:abstractNum w:abstractNumId="12" w15:restartNumberingAfterBreak="0">
    <w:nsid w:val="456CE5F1"/>
    <w:multiLevelType w:val="hybridMultilevel"/>
    <w:tmpl w:val="FFFFFFFF"/>
    <w:lvl w:ilvl="0" w:tplc="363CEBBE">
      <w:start w:val="1"/>
      <w:numFmt w:val="bullet"/>
      <w:lvlText w:val=""/>
      <w:lvlJc w:val="left"/>
      <w:pPr>
        <w:ind w:left="720" w:hanging="360"/>
      </w:pPr>
      <w:rPr>
        <w:rFonts w:ascii="Symbol" w:hAnsi="Symbol" w:hint="default"/>
      </w:rPr>
    </w:lvl>
    <w:lvl w:ilvl="1" w:tplc="65782A14">
      <w:start w:val="1"/>
      <w:numFmt w:val="bullet"/>
      <w:lvlText w:val="o"/>
      <w:lvlJc w:val="left"/>
      <w:pPr>
        <w:ind w:left="1440" w:hanging="360"/>
      </w:pPr>
      <w:rPr>
        <w:rFonts w:ascii="Courier New" w:hAnsi="Courier New" w:hint="default"/>
      </w:rPr>
    </w:lvl>
    <w:lvl w:ilvl="2" w:tplc="947E2B8A">
      <w:start w:val="1"/>
      <w:numFmt w:val="bullet"/>
      <w:lvlText w:val=""/>
      <w:lvlJc w:val="left"/>
      <w:pPr>
        <w:ind w:left="2160" w:hanging="360"/>
      </w:pPr>
      <w:rPr>
        <w:rFonts w:ascii="Wingdings" w:hAnsi="Wingdings" w:hint="default"/>
      </w:rPr>
    </w:lvl>
    <w:lvl w:ilvl="3" w:tplc="A49ECEC4">
      <w:start w:val="1"/>
      <w:numFmt w:val="bullet"/>
      <w:lvlText w:val=""/>
      <w:lvlJc w:val="left"/>
      <w:pPr>
        <w:ind w:left="2880" w:hanging="360"/>
      </w:pPr>
      <w:rPr>
        <w:rFonts w:ascii="Symbol" w:hAnsi="Symbol" w:hint="default"/>
      </w:rPr>
    </w:lvl>
    <w:lvl w:ilvl="4" w:tplc="D29E7428">
      <w:start w:val="1"/>
      <w:numFmt w:val="bullet"/>
      <w:lvlText w:val="o"/>
      <w:lvlJc w:val="left"/>
      <w:pPr>
        <w:ind w:left="3600" w:hanging="360"/>
      </w:pPr>
      <w:rPr>
        <w:rFonts w:ascii="Courier New" w:hAnsi="Courier New" w:hint="default"/>
      </w:rPr>
    </w:lvl>
    <w:lvl w:ilvl="5" w:tplc="ABF6AC30">
      <w:start w:val="1"/>
      <w:numFmt w:val="bullet"/>
      <w:lvlText w:val=""/>
      <w:lvlJc w:val="left"/>
      <w:pPr>
        <w:ind w:left="4320" w:hanging="360"/>
      </w:pPr>
      <w:rPr>
        <w:rFonts w:ascii="Wingdings" w:hAnsi="Wingdings" w:hint="default"/>
      </w:rPr>
    </w:lvl>
    <w:lvl w:ilvl="6" w:tplc="1FA8DFEE">
      <w:start w:val="1"/>
      <w:numFmt w:val="bullet"/>
      <w:lvlText w:val=""/>
      <w:lvlJc w:val="left"/>
      <w:pPr>
        <w:ind w:left="5040" w:hanging="360"/>
      </w:pPr>
      <w:rPr>
        <w:rFonts w:ascii="Symbol" w:hAnsi="Symbol" w:hint="default"/>
      </w:rPr>
    </w:lvl>
    <w:lvl w:ilvl="7" w:tplc="28E406D8">
      <w:start w:val="1"/>
      <w:numFmt w:val="bullet"/>
      <w:lvlText w:val="o"/>
      <w:lvlJc w:val="left"/>
      <w:pPr>
        <w:ind w:left="5760" w:hanging="360"/>
      </w:pPr>
      <w:rPr>
        <w:rFonts w:ascii="Courier New" w:hAnsi="Courier New" w:hint="default"/>
      </w:rPr>
    </w:lvl>
    <w:lvl w:ilvl="8" w:tplc="DC1230F0">
      <w:start w:val="1"/>
      <w:numFmt w:val="bullet"/>
      <w:lvlText w:val=""/>
      <w:lvlJc w:val="left"/>
      <w:pPr>
        <w:ind w:left="6480" w:hanging="360"/>
      </w:pPr>
      <w:rPr>
        <w:rFonts w:ascii="Wingdings" w:hAnsi="Wingdings" w:hint="default"/>
      </w:rPr>
    </w:lvl>
  </w:abstractNum>
  <w:abstractNum w:abstractNumId="13" w15:restartNumberingAfterBreak="0">
    <w:nsid w:val="4661A6D5"/>
    <w:multiLevelType w:val="hybridMultilevel"/>
    <w:tmpl w:val="FFFFFFFF"/>
    <w:lvl w:ilvl="0" w:tplc="12489398">
      <w:start w:val="1"/>
      <w:numFmt w:val="bullet"/>
      <w:lvlText w:val=""/>
      <w:lvlJc w:val="left"/>
      <w:pPr>
        <w:ind w:left="720" w:hanging="360"/>
      </w:pPr>
      <w:rPr>
        <w:rFonts w:ascii="Symbol" w:hAnsi="Symbol" w:hint="default"/>
      </w:rPr>
    </w:lvl>
    <w:lvl w:ilvl="1" w:tplc="D4A082A2">
      <w:start w:val="1"/>
      <w:numFmt w:val="bullet"/>
      <w:lvlText w:val="o"/>
      <w:lvlJc w:val="left"/>
      <w:pPr>
        <w:ind w:left="1440" w:hanging="360"/>
      </w:pPr>
      <w:rPr>
        <w:rFonts w:ascii="Courier New" w:hAnsi="Courier New" w:hint="default"/>
      </w:rPr>
    </w:lvl>
    <w:lvl w:ilvl="2" w:tplc="F3A8162A">
      <w:start w:val="1"/>
      <w:numFmt w:val="bullet"/>
      <w:lvlText w:val=""/>
      <w:lvlJc w:val="left"/>
      <w:pPr>
        <w:ind w:left="2160" w:hanging="360"/>
      </w:pPr>
      <w:rPr>
        <w:rFonts w:ascii="Wingdings" w:hAnsi="Wingdings" w:hint="default"/>
      </w:rPr>
    </w:lvl>
    <w:lvl w:ilvl="3" w:tplc="D1BE1E48">
      <w:start w:val="1"/>
      <w:numFmt w:val="bullet"/>
      <w:lvlText w:val=""/>
      <w:lvlJc w:val="left"/>
      <w:pPr>
        <w:ind w:left="2880" w:hanging="360"/>
      </w:pPr>
      <w:rPr>
        <w:rFonts w:ascii="Symbol" w:hAnsi="Symbol" w:hint="default"/>
      </w:rPr>
    </w:lvl>
    <w:lvl w:ilvl="4" w:tplc="118C9248">
      <w:start w:val="1"/>
      <w:numFmt w:val="bullet"/>
      <w:lvlText w:val="o"/>
      <w:lvlJc w:val="left"/>
      <w:pPr>
        <w:ind w:left="3600" w:hanging="360"/>
      </w:pPr>
      <w:rPr>
        <w:rFonts w:ascii="Courier New" w:hAnsi="Courier New" w:hint="default"/>
      </w:rPr>
    </w:lvl>
    <w:lvl w:ilvl="5" w:tplc="52D06E06">
      <w:start w:val="1"/>
      <w:numFmt w:val="bullet"/>
      <w:lvlText w:val=""/>
      <w:lvlJc w:val="left"/>
      <w:pPr>
        <w:ind w:left="4320" w:hanging="360"/>
      </w:pPr>
      <w:rPr>
        <w:rFonts w:ascii="Wingdings" w:hAnsi="Wingdings" w:hint="default"/>
      </w:rPr>
    </w:lvl>
    <w:lvl w:ilvl="6" w:tplc="4FC4A83A">
      <w:start w:val="1"/>
      <w:numFmt w:val="bullet"/>
      <w:lvlText w:val=""/>
      <w:lvlJc w:val="left"/>
      <w:pPr>
        <w:ind w:left="5040" w:hanging="360"/>
      </w:pPr>
      <w:rPr>
        <w:rFonts w:ascii="Symbol" w:hAnsi="Symbol" w:hint="default"/>
      </w:rPr>
    </w:lvl>
    <w:lvl w:ilvl="7" w:tplc="6B96FC6A">
      <w:start w:val="1"/>
      <w:numFmt w:val="bullet"/>
      <w:lvlText w:val="o"/>
      <w:lvlJc w:val="left"/>
      <w:pPr>
        <w:ind w:left="5760" w:hanging="360"/>
      </w:pPr>
      <w:rPr>
        <w:rFonts w:ascii="Courier New" w:hAnsi="Courier New" w:hint="default"/>
      </w:rPr>
    </w:lvl>
    <w:lvl w:ilvl="8" w:tplc="FFDAE7C0">
      <w:start w:val="1"/>
      <w:numFmt w:val="bullet"/>
      <w:lvlText w:val=""/>
      <w:lvlJc w:val="left"/>
      <w:pPr>
        <w:ind w:left="6480" w:hanging="360"/>
      </w:pPr>
      <w:rPr>
        <w:rFonts w:ascii="Wingdings" w:hAnsi="Wingdings" w:hint="default"/>
      </w:rPr>
    </w:lvl>
  </w:abstractNum>
  <w:abstractNum w:abstractNumId="14" w15:restartNumberingAfterBreak="0">
    <w:nsid w:val="4784C1DD"/>
    <w:multiLevelType w:val="hybridMultilevel"/>
    <w:tmpl w:val="FFFFFFFF"/>
    <w:lvl w:ilvl="0" w:tplc="91CE32D8">
      <w:start w:val="1"/>
      <w:numFmt w:val="bullet"/>
      <w:lvlText w:val=""/>
      <w:lvlJc w:val="left"/>
      <w:pPr>
        <w:ind w:left="720" w:hanging="360"/>
      </w:pPr>
      <w:rPr>
        <w:rFonts w:ascii="Symbol" w:hAnsi="Symbol" w:hint="default"/>
      </w:rPr>
    </w:lvl>
    <w:lvl w:ilvl="1" w:tplc="11F07936">
      <w:start w:val="1"/>
      <w:numFmt w:val="bullet"/>
      <w:lvlText w:val="o"/>
      <w:lvlJc w:val="left"/>
      <w:pPr>
        <w:ind w:left="1440" w:hanging="360"/>
      </w:pPr>
      <w:rPr>
        <w:rFonts w:ascii="Courier New" w:hAnsi="Courier New" w:hint="default"/>
      </w:rPr>
    </w:lvl>
    <w:lvl w:ilvl="2" w:tplc="9E7A5C08">
      <w:start w:val="1"/>
      <w:numFmt w:val="bullet"/>
      <w:lvlText w:val=""/>
      <w:lvlJc w:val="left"/>
      <w:pPr>
        <w:ind w:left="2160" w:hanging="360"/>
      </w:pPr>
      <w:rPr>
        <w:rFonts w:ascii="Wingdings" w:hAnsi="Wingdings" w:hint="default"/>
      </w:rPr>
    </w:lvl>
    <w:lvl w:ilvl="3" w:tplc="338857E8">
      <w:start w:val="1"/>
      <w:numFmt w:val="bullet"/>
      <w:lvlText w:val=""/>
      <w:lvlJc w:val="left"/>
      <w:pPr>
        <w:ind w:left="2880" w:hanging="360"/>
      </w:pPr>
      <w:rPr>
        <w:rFonts w:ascii="Symbol" w:hAnsi="Symbol" w:hint="default"/>
      </w:rPr>
    </w:lvl>
    <w:lvl w:ilvl="4" w:tplc="B27A7A90">
      <w:start w:val="1"/>
      <w:numFmt w:val="bullet"/>
      <w:lvlText w:val="o"/>
      <w:lvlJc w:val="left"/>
      <w:pPr>
        <w:ind w:left="3600" w:hanging="360"/>
      </w:pPr>
      <w:rPr>
        <w:rFonts w:ascii="Courier New" w:hAnsi="Courier New" w:hint="default"/>
      </w:rPr>
    </w:lvl>
    <w:lvl w:ilvl="5" w:tplc="58843ACC">
      <w:start w:val="1"/>
      <w:numFmt w:val="bullet"/>
      <w:lvlText w:val=""/>
      <w:lvlJc w:val="left"/>
      <w:pPr>
        <w:ind w:left="4320" w:hanging="360"/>
      </w:pPr>
      <w:rPr>
        <w:rFonts w:ascii="Wingdings" w:hAnsi="Wingdings" w:hint="default"/>
      </w:rPr>
    </w:lvl>
    <w:lvl w:ilvl="6" w:tplc="F5C89FBE">
      <w:start w:val="1"/>
      <w:numFmt w:val="bullet"/>
      <w:lvlText w:val=""/>
      <w:lvlJc w:val="left"/>
      <w:pPr>
        <w:ind w:left="5040" w:hanging="360"/>
      </w:pPr>
      <w:rPr>
        <w:rFonts w:ascii="Symbol" w:hAnsi="Symbol" w:hint="default"/>
      </w:rPr>
    </w:lvl>
    <w:lvl w:ilvl="7" w:tplc="CCBCEA66">
      <w:start w:val="1"/>
      <w:numFmt w:val="bullet"/>
      <w:lvlText w:val="o"/>
      <w:lvlJc w:val="left"/>
      <w:pPr>
        <w:ind w:left="5760" w:hanging="360"/>
      </w:pPr>
      <w:rPr>
        <w:rFonts w:ascii="Courier New" w:hAnsi="Courier New" w:hint="default"/>
      </w:rPr>
    </w:lvl>
    <w:lvl w:ilvl="8" w:tplc="0E48486C">
      <w:start w:val="1"/>
      <w:numFmt w:val="bullet"/>
      <w:lvlText w:val=""/>
      <w:lvlJc w:val="left"/>
      <w:pPr>
        <w:ind w:left="6480" w:hanging="360"/>
      </w:pPr>
      <w:rPr>
        <w:rFonts w:ascii="Wingdings" w:hAnsi="Wingdings" w:hint="default"/>
      </w:rPr>
    </w:lvl>
  </w:abstractNum>
  <w:abstractNum w:abstractNumId="15" w15:restartNumberingAfterBreak="0">
    <w:nsid w:val="498950A0"/>
    <w:multiLevelType w:val="hybridMultilevel"/>
    <w:tmpl w:val="FFFFFFFF"/>
    <w:lvl w:ilvl="0" w:tplc="BCA00090">
      <w:start w:val="1"/>
      <w:numFmt w:val="decimal"/>
      <w:lvlText w:val="%1."/>
      <w:lvlJc w:val="left"/>
      <w:pPr>
        <w:ind w:left="720" w:hanging="360"/>
      </w:pPr>
    </w:lvl>
    <w:lvl w:ilvl="1" w:tplc="1196FA84">
      <w:start w:val="1"/>
      <w:numFmt w:val="lowerLetter"/>
      <w:lvlText w:val="%2."/>
      <w:lvlJc w:val="left"/>
      <w:pPr>
        <w:ind w:left="1440" w:hanging="360"/>
      </w:pPr>
    </w:lvl>
    <w:lvl w:ilvl="2" w:tplc="57D4CE1E">
      <w:start w:val="1"/>
      <w:numFmt w:val="lowerRoman"/>
      <w:lvlText w:val="%3."/>
      <w:lvlJc w:val="right"/>
      <w:pPr>
        <w:ind w:left="2160" w:hanging="180"/>
      </w:pPr>
    </w:lvl>
    <w:lvl w:ilvl="3" w:tplc="EE76B654">
      <w:start w:val="1"/>
      <w:numFmt w:val="decimal"/>
      <w:lvlText w:val="%4."/>
      <w:lvlJc w:val="left"/>
      <w:pPr>
        <w:ind w:left="2880" w:hanging="360"/>
      </w:pPr>
    </w:lvl>
    <w:lvl w:ilvl="4" w:tplc="4D4A9AB0">
      <w:start w:val="1"/>
      <w:numFmt w:val="lowerLetter"/>
      <w:lvlText w:val="%5."/>
      <w:lvlJc w:val="left"/>
      <w:pPr>
        <w:ind w:left="3600" w:hanging="360"/>
      </w:pPr>
    </w:lvl>
    <w:lvl w:ilvl="5" w:tplc="F266E434">
      <w:start w:val="1"/>
      <w:numFmt w:val="lowerRoman"/>
      <w:lvlText w:val="%6."/>
      <w:lvlJc w:val="right"/>
      <w:pPr>
        <w:ind w:left="4320" w:hanging="180"/>
      </w:pPr>
    </w:lvl>
    <w:lvl w:ilvl="6" w:tplc="199E4694">
      <w:start w:val="1"/>
      <w:numFmt w:val="decimal"/>
      <w:lvlText w:val="%7."/>
      <w:lvlJc w:val="left"/>
      <w:pPr>
        <w:ind w:left="5040" w:hanging="360"/>
      </w:pPr>
    </w:lvl>
    <w:lvl w:ilvl="7" w:tplc="2EFCF64A">
      <w:start w:val="1"/>
      <w:numFmt w:val="lowerLetter"/>
      <w:lvlText w:val="%8."/>
      <w:lvlJc w:val="left"/>
      <w:pPr>
        <w:ind w:left="5760" w:hanging="360"/>
      </w:pPr>
    </w:lvl>
    <w:lvl w:ilvl="8" w:tplc="1EDE7840">
      <w:start w:val="1"/>
      <w:numFmt w:val="lowerRoman"/>
      <w:lvlText w:val="%9."/>
      <w:lvlJc w:val="right"/>
      <w:pPr>
        <w:ind w:left="6480" w:hanging="180"/>
      </w:pPr>
    </w:lvl>
  </w:abstractNum>
  <w:abstractNum w:abstractNumId="16" w15:restartNumberingAfterBreak="0">
    <w:nsid w:val="533CEAB6"/>
    <w:multiLevelType w:val="hybridMultilevel"/>
    <w:tmpl w:val="FFFFFFFF"/>
    <w:lvl w:ilvl="0" w:tplc="5C522BE2">
      <w:start w:val="1"/>
      <w:numFmt w:val="bullet"/>
      <w:lvlText w:val=""/>
      <w:lvlJc w:val="left"/>
      <w:pPr>
        <w:ind w:left="360" w:hanging="360"/>
      </w:pPr>
      <w:rPr>
        <w:rFonts w:ascii="Symbol" w:hAnsi="Symbol" w:hint="default"/>
      </w:rPr>
    </w:lvl>
    <w:lvl w:ilvl="1" w:tplc="D7AA542C">
      <w:start w:val="1"/>
      <w:numFmt w:val="bullet"/>
      <w:lvlText w:val="o"/>
      <w:lvlJc w:val="left"/>
      <w:pPr>
        <w:ind w:left="1080" w:hanging="360"/>
      </w:pPr>
      <w:rPr>
        <w:rFonts w:ascii="Symbol" w:hAnsi="Symbol" w:hint="default"/>
      </w:rPr>
    </w:lvl>
    <w:lvl w:ilvl="2" w:tplc="A2ECC05A">
      <w:start w:val="1"/>
      <w:numFmt w:val="bullet"/>
      <w:lvlText w:val=""/>
      <w:lvlJc w:val="left"/>
      <w:pPr>
        <w:ind w:left="1800" w:hanging="360"/>
      </w:pPr>
      <w:rPr>
        <w:rFonts w:ascii="Wingdings" w:hAnsi="Wingdings" w:hint="default"/>
      </w:rPr>
    </w:lvl>
    <w:lvl w:ilvl="3" w:tplc="DCE4B774">
      <w:start w:val="1"/>
      <w:numFmt w:val="bullet"/>
      <w:lvlText w:val=""/>
      <w:lvlJc w:val="left"/>
      <w:pPr>
        <w:ind w:left="2520" w:hanging="360"/>
      </w:pPr>
      <w:rPr>
        <w:rFonts w:ascii="Symbol" w:hAnsi="Symbol" w:hint="default"/>
      </w:rPr>
    </w:lvl>
    <w:lvl w:ilvl="4" w:tplc="827C54E0">
      <w:start w:val="1"/>
      <w:numFmt w:val="bullet"/>
      <w:lvlText w:val="o"/>
      <w:lvlJc w:val="left"/>
      <w:pPr>
        <w:ind w:left="3240" w:hanging="360"/>
      </w:pPr>
      <w:rPr>
        <w:rFonts w:ascii="Courier New" w:hAnsi="Courier New" w:hint="default"/>
      </w:rPr>
    </w:lvl>
    <w:lvl w:ilvl="5" w:tplc="6804D5F8">
      <w:start w:val="1"/>
      <w:numFmt w:val="bullet"/>
      <w:lvlText w:val=""/>
      <w:lvlJc w:val="left"/>
      <w:pPr>
        <w:ind w:left="3960" w:hanging="360"/>
      </w:pPr>
      <w:rPr>
        <w:rFonts w:ascii="Wingdings" w:hAnsi="Wingdings" w:hint="default"/>
      </w:rPr>
    </w:lvl>
    <w:lvl w:ilvl="6" w:tplc="061486C8">
      <w:start w:val="1"/>
      <w:numFmt w:val="bullet"/>
      <w:lvlText w:val=""/>
      <w:lvlJc w:val="left"/>
      <w:pPr>
        <w:ind w:left="4680" w:hanging="360"/>
      </w:pPr>
      <w:rPr>
        <w:rFonts w:ascii="Symbol" w:hAnsi="Symbol" w:hint="default"/>
      </w:rPr>
    </w:lvl>
    <w:lvl w:ilvl="7" w:tplc="3A065AA0">
      <w:start w:val="1"/>
      <w:numFmt w:val="bullet"/>
      <w:lvlText w:val="o"/>
      <w:lvlJc w:val="left"/>
      <w:pPr>
        <w:ind w:left="5400" w:hanging="360"/>
      </w:pPr>
      <w:rPr>
        <w:rFonts w:ascii="Courier New" w:hAnsi="Courier New" w:hint="default"/>
      </w:rPr>
    </w:lvl>
    <w:lvl w:ilvl="8" w:tplc="00C4BF9A">
      <w:start w:val="1"/>
      <w:numFmt w:val="bullet"/>
      <w:lvlText w:val=""/>
      <w:lvlJc w:val="left"/>
      <w:pPr>
        <w:ind w:left="6120" w:hanging="360"/>
      </w:pPr>
      <w:rPr>
        <w:rFonts w:ascii="Wingdings" w:hAnsi="Wingdings" w:hint="default"/>
      </w:rPr>
    </w:lvl>
  </w:abstractNum>
  <w:abstractNum w:abstractNumId="17" w15:restartNumberingAfterBreak="0">
    <w:nsid w:val="54F1C123"/>
    <w:multiLevelType w:val="hybridMultilevel"/>
    <w:tmpl w:val="FFFFFFFF"/>
    <w:lvl w:ilvl="0" w:tplc="0A86F3BE">
      <w:start w:val="1"/>
      <w:numFmt w:val="bullet"/>
      <w:lvlText w:val=""/>
      <w:lvlJc w:val="left"/>
      <w:pPr>
        <w:ind w:left="720" w:hanging="360"/>
      </w:pPr>
      <w:rPr>
        <w:rFonts w:ascii="Symbol" w:hAnsi="Symbol" w:hint="default"/>
      </w:rPr>
    </w:lvl>
    <w:lvl w:ilvl="1" w:tplc="883E15D0">
      <w:start w:val="1"/>
      <w:numFmt w:val="bullet"/>
      <w:lvlText w:val="o"/>
      <w:lvlJc w:val="left"/>
      <w:pPr>
        <w:ind w:left="1440" w:hanging="360"/>
      </w:pPr>
      <w:rPr>
        <w:rFonts w:ascii="Courier New" w:hAnsi="Courier New" w:hint="default"/>
      </w:rPr>
    </w:lvl>
    <w:lvl w:ilvl="2" w:tplc="2D568536">
      <w:start w:val="1"/>
      <w:numFmt w:val="bullet"/>
      <w:lvlText w:val=""/>
      <w:lvlJc w:val="left"/>
      <w:pPr>
        <w:ind w:left="2160" w:hanging="360"/>
      </w:pPr>
      <w:rPr>
        <w:rFonts w:ascii="Wingdings" w:hAnsi="Wingdings" w:hint="default"/>
      </w:rPr>
    </w:lvl>
    <w:lvl w:ilvl="3" w:tplc="F900356E">
      <w:start w:val="1"/>
      <w:numFmt w:val="bullet"/>
      <w:lvlText w:val=""/>
      <w:lvlJc w:val="left"/>
      <w:pPr>
        <w:ind w:left="2880" w:hanging="360"/>
      </w:pPr>
      <w:rPr>
        <w:rFonts w:ascii="Symbol" w:hAnsi="Symbol" w:hint="default"/>
      </w:rPr>
    </w:lvl>
    <w:lvl w:ilvl="4" w:tplc="41A249B6">
      <w:start w:val="1"/>
      <w:numFmt w:val="bullet"/>
      <w:lvlText w:val="o"/>
      <w:lvlJc w:val="left"/>
      <w:pPr>
        <w:ind w:left="3600" w:hanging="360"/>
      </w:pPr>
      <w:rPr>
        <w:rFonts w:ascii="Courier New" w:hAnsi="Courier New" w:hint="default"/>
      </w:rPr>
    </w:lvl>
    <w:lvl w:ilvl="5" w:tplc="4A609480">
      <w:start w:val="1"/>
      <w:numFmt w:val="bullet"/>
      <w:lvlText w:val=""/>
      <w:lvlJc w:val="left"/>
      <w:pPr>
        <w:ind w:left="4320" w:hanging="360"/>
      </w:pPr>
      <w:rPr>
        <w:rFonts w:ascii="Wingdings" w:hAnsi="Wingdings" w:hint="default"/>
      </w:rPr>
    </w:lvl>
    <w:lvl w:ilvl="6" w:tplc="8DC0659E">
      <w:start w:val="1"/>
      <w:numFmt w:val="bullet"/>
      <w:lvlText w:val=""/>
      <w:lvlJc w:val="left"/>
      <w:pPr>
        <w:ind w:left="5040" w:hanging="360"/>
      </w:pPr>
      <w:rPr>
        <w:rFonts w:ascii="Symbol" w:hAnsi="Symbol" w:hint="default"/>
      </w:rPr>
    </w:lvl>
    <w:lvl w:ilvl="7" w:tplc="F8905B2A">
      <w:start w:val="1"/>
      <w:numFmt w:val="bullet"/>
      <w:lvlText w:val="o"/>
      <w:lvlJc w:val="left"/>
      <w:pPr>
        <w:ind w:left="5760" w:hanging="360"/>
      </w:pPr>
      <w:rPr>
        <w:rFonts w:ascii="Courier New" w:hAnsi="Courier New" w:hint="default"/>
      </w:rPr>
    </w:lvl>
    <w:lvl w:ilvl="8" w:tplc="F7CC171C">
      <w:start w:val="1"/>
      <w:numFmt w:val="bullet"/>
      <w:lvlText w:val=""/>
      <w:lvlJc w:val="left"/>
      <w:pPr>
        <w:ind w:left="6480" w:hanging="360"/>
      </w:pPr>
      <w:rPr>
        <w:rFonts w:ascii="Wingdings" w:hAnsi="Wingdings" w:hint="default"/>
      </w:rPr>
    </w:lvl>
  </w:abstractNum>
  <w:abstractNum w:abstractNumId="18" w15:restartNumberingAfterBreak="0">
    <w:nsid w:val="58A04221"/>
    <w:multiLevelType w:val="hybridMultilevel"/>
    <w:tmpl w:val="F6D02624"/>
    <w:lvl w:ilvl="0" w:tplc="038A452C">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8DAE7E7"/>
    <w:multiLevelType w:val="hybridMultilevel"/>
    <w:tmpl w:val="FFFFFFFF"/>
    <w:lvl w:ilvl="0" w:tplc="08E48646">
      <w:start w:val="1"/>
      <w:numFmt w:val="bullet"/>
      <w:lvlText w:val=""/>
      <w:lvlJc w:val="left"/>
      <w:pPr>
        <w:ind w:left="720" w:hanging="360"/>
      </w:pPr>
      <w:rPr>
        <w:rFonts w:ascii="Symbol" w:hAnsi="Symbol" w:hint="default"/>
      </w:rPr>
    </w:lvl>
    <w:lvl w:ilvl="1" w:tplc="9C9467A6">
      <w:start w:val="1"/>
      <w:numFmt w:val="bullet"/>
      <w:lvlText w:val="o"/>
      <w:lvlJc w:val="left"/>
      <w:pPr>
        <w:ind w:left="1440" w:hanging="360"/>
      </w:pPr>
      <w:rPr>
        <w:rFonts w:ascii="Courier New" w:hAnsi="Courier New" w:hint="default"/>
      </w:rPr>
    </w:lvl>
    <w:lvl w:ilvl="2" w:tplc="D324BE20">
      <w:start w:val="1"/>
      <w:numFmt w:val="bullet"/>
      <w:lvlText w:val=""/>
      <w:lvlJc w:val="left"/>
      <w:pPr>
        <w:ind w:left="2160" w:hanging="360"/>
      </w:pPr>
      <w:rPr>
        <w:rFonts w:ascii="Wingdings" w:hAnsi="Wingdings" w:hint="default"/>
      </w:rPr>
    </w:lvl>
    <w:lvl w:ilvl="3" w:tplc="8B081772">
      <w:start w:val="1"/>
      <w:numFmt w:val="bullet"/>
      <w:lvlText w:val=""/>
      <w:lvlJc w:val="left"/>
      <w:pPr>
        <w:ind w:left="2880" w:hanging="360"/>
      </w:pPr>
      <w:rPr>
        <w:rFonts w:ascii="Symbol" w:hAnsi="Symbol" w:hint="default"/>
      </w:rPr>
    </w:lvl>
    <w:lvl w:ilvl="4" w:tplc="DF766B66">
      <w:start w:val="1"/>
      <w:numFmt w:val="bullet"/>
      <w:lvlText w:val="o"/>
      <w:lvlJc w:val="left"/>
      <w:pPr>
        <w:ind w:left="3600" w:hanging="360"/>
      </w:pPr>
      <w:rPr>
        <w:rFonts w:ascii="Courier New" w:hAnsi="Courier New" w:hint="default"/>
      </w:rPr>
    </w:lvl>
    <w:lvl w:ilvl="5" w:tplc="8E340920">
      <w:start w:val="1"/>
      <w:numFmt w:val="bullet"/>
      <w:lvlText w:val=""/>
      <w:lvlJc w:val="left"/>
      <w:pPr>
        <w:ind w:left="4320" w:hanging="360"/>
      </w:pPr>
      <w:rPr>
        <w:rFonts w:ascii="Wingdings" w:hAnsi="Wingdings" w:hint="default"/>
      </w:rPr>
    </w:lvl>
    <w:lvl w:ilvl="6" w:tplc="7A72C48C">
      <w:start w:val="1"/>
      <w:numFmt w:val="bullet"/>
      <w:lvlText w:val=""/>
      <w:lvlJc w:val="left"/>
      <w:pPr>
        <w:ind w:left="5040" w:hanging="360"/>
      </w:pPr>
      <w:rPr>
        <w:rFonts w:ascii="Symbol" w:hAnsi="Symbol" w:hint="default"/>
      </w:rPr>
    </w:lvl>
    <w:lvl w:ilvl="7" w:tplc="A9AEF100">
      <w:start w:val="1"/>
      <w:numFmt w:val="bullet"/>
      <w:lvlText w:val="o"/>
      <w:lvlJc w:val="left"/>
      <w:pPr>
        <w:ind w:left="5760" w:hanging="360"/>
      </w:pPr>
      <w:rPr>
        <w:rFonts w:ascii="Courier New" w:hAnsi="Courier New" w:hint="default"/>
      </w:rPr>
    </w:lvl>
    <w:lvl w:ilvl="8" w:tplc="2398FED0">
      <w:start w:val="1"/>
      <w:numFmt w:val="bullet"/>
      <w:lvlText w:val=""/>
      <w:lvlJc w:val="left"/>
      <w:pPr>
        <w:ind w:left="6480" w:hanging="360"/>
      </w:pPr>
      <w:rPr>
        <w:rFonts w:ascii="Wingdings" w:hAnsi="Wingdings" w:hint="default"/>
      </w:rPr>
    </w:lvl>
  </w:abstractNum>
  <w:abstractNum w:abstractNumId="20" w15:restartNumberingAfterBreak="0">
    <w:nsid w:val="6CEB0929"/>
    <w:multiLevelType w:val="hybridMultilevel"/>
    <w:tmpl w:val="FFFFFFFF"/>
    <w:lvl w:ilvl="0" w:tplc="CB9217C0">
      <w:start w:val="1"/>
      <w:numFmt w:val="bullet"/>
      <w:lvlText w:val=""/>
      <w:lvlJc w:val="left"/>
      <w:pPr>
        <w:ind w:left="720" w:hanging="360"/>
      </w:pPr>
      <w:rPr>
        <w:rFonts w:ascii="Symbol" w:hAnsi="Symbol" w:hint="default"/>
      </w:rPr>
    </w:lvl>
    <w:lvl w:ilvl="1" w:tplc="9DDA35A0">
      <w:start w:val="1"/>
      <w:numFmt w:val="bullet"/>
      <w:lvlText w:val="o"/>
      <w:lvlJc w:val="left"/>
      <w:pPr>
        <w:ind w:left="1440" w:hanging="360"/>
      </w:pPr>
      <w:rPr>
        <w:rFonts w:ascii="Courier New" w:hAnsi="Courier New" w:hint="default"/>
      </w:rPr>
    </w:lvl>
    <w:lvl w:ilvl="2" w:tplc="C386888C">
      <w:start w:val="1"/>
      <w:numFmt w:val="bullet"/>
      <w:lvlText w:val=""/>
      <w:lvlJc w:val="left"/>
      <w:pPr>
        <w:ind w:left="2160" w:hanging="360"/>
      </w:pPr>
      <w:rPr>
        <w:rFonts w:ascii="Wingdings" w:hAnsi="Wingdings" w:hint="default"/>
      </w:rPr>
    </w:lvl>
    <w:lvl w:ilvl="3" w:tplc="059EF1F4">
      <w:start w:val="1"/>
      <w:numFmt w:val="bullet"/>
      <w:lvlText w:val=""/>
      <w:lvlJc w:val="left"/>
      <w:pPr>
        <w:ind w:left="2880" w:hanging="360"/>
      </w:pPr>
      <w:rPr>
        <w:rFonts w:ascii="Symbol" w:hAnsi="Symbol" w:hint="default"/>
      </w:rPr>
    </w:lvl>
    <w:lvl w:ilvl="4" w:tplc="CD8628FA">
      <w:start w:val="1"/>
      <w:numFmt w:val="bullet"/>
      <w:lvlText w:val="o"/>
      <w:lvlJc w:val="left"/>
      <w:pPr>
        <w:ind w:left="3600" w:hanging="360"/>
      </w:pPr>
      <w:rPr>
        <w:rFonts w:ascii="Courier New" w:hAnsi="Courier New" w:hint="default"/>
      </w:rPr>
    </w:lvl>
    <w:lvl w:ilvl="5" w:tplc="76FE6274">
      <w:start w:val="1"/>
      <w:numFmt w:val="bullet"/>
      <w:lvlText w:val=""/>
      <w:lvlJc w:val="left"/>
      <w:pPr>
        <w:ind w:left="4320" w:hanging="360"/>
      </w:pPr>
      <w:rPr>
        <w:rFonts w:ascii="Wingdings" w:hAnsi="Wingdings" w:hint="default"/>
      </w:rPr>
    </w:lvl>
    <w:lvl w:ilvl="6" w:tplc="603099A8">
      <w:start w:val="1"/>
      <w:numFmt w:val="bullet"/>
      <w:lvlText w:val=""/>
      <w:lvlJc w:val="left"/>
      <w:pPr>
        <w:ind w:left="5040" w:hanging="360"/>
      </w:pPr>
      <w:rPr>
        <w:rFonts w:ascii="Symbol" w:hAnsi="Symbol" w:hint="default"/>
      </w:rPr>
    </w:lvl>
    <w:lvl w:ilvl="7" w:tplc="499C5C76">
      <w:start w:val="1"/>
      <w:numFmt w:val="bullet"/>
      <w:lvlText w:val="o"/>
      <w:lvlJc w:val="left"/>
      <w:pPr>
        <w:ind w:left="5760" w:hanging="360"/>
      </w:pPr>
      <w:rPr>
        <w:rFonts w:ascii="Courier New" w:hAnsi="Courier New" w:hint="default"/>
      </w:rPr>
    </w:lvl>
    <w:lvl w:ilvl="8" w:tplc="6DEE9DA0">
      <w:start w:val="1"/>
      <w:numFmt w:val="bullet"/>
      <w:lvlText w:val=""/>
      <w:lvlJc w:val="left"/>
      <w:pPr>
        <w:ind w:left="6480" w:hanging="360"/>
      </w:pPr>
      <w:rPr>
        <w:rFonts w:ascii="Wingdings" w:hAnsi="Wingdings" w:hint="default"/>
      </w:rPr>
    </w:lvl>
  </w:abstractNum>
  <w:abstractNum w:abstractNumId="21" w15:restartNumberingAfterBreak="0">
    <w:nsid w:val="737407E9"/>
    <w:multiLevelType w:val="hybridMultilevel"/>
    <w:tmpl w:val="433A8A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EC4234"/>
    <w:multiLevelType w:val="hybridMultilevel"/>
    <w:tmpl w:val="FFFFFFFF"/>
    <w:lvl w:ilvl="0" w:tplc="28AE28E2">
      <w:start w:val="1"/>
      <w:numFmt w:val="bullet"/>
      <w:lvlText w:val=""/>
      <w:lvlJc w:val="left"/>
      <w:pPr>
        <w:ind w:left="720" w:hanging="360"/>
      </w:pPr>
      <w:rPr>
        <w:rFonts w:ascii="Symbol" w:hAnsi="Symbol" w:hint="default"/>
      </w:rPr>
    </w:lvl>
    <w:lvl w:ilvl="1" w:tplc="D1DA2C3C">
      <w:start w:val="1"/>
      <w:numFmt w:val="bullet"/>
      <w:lvlText w:val="o"/>
      <w:lvlJc w:val="left"/>
      <w:pPr>
        <w:ind w:left="1440" w:hanging="360"/>
      </w:pPr>
      <w:rPr>
        <w:rFonts w:ascii="Courier New" w:hAnsi="Courier New" w:hint="default"/>
      </w:rPr>
    </w:lvl>
    <w:lvl w:ilvl="2" w:tplc="40602F3E">
      <w:start w:val="1"/>
      <w:numFmt w:val="bullet"/>
      <w:lvlText w:val=""/>
      <w:lvlJc w:val="left"/>
      <w:pPr>
        <w:ind w:left="2160" w:hanging="360"/>
      </w:pPr>
      <w:rPr>
        <w:rFonts w:ascii="Wingdings" w:hAnsi="Wingdings" w:hint="default"/>
      </w:rPr>
    </w:lvl>
    <w:lvl w:ilvl="3" w:tplc="B4140806">
      <w:start w:val="1"/>
      <w:numFmt w:val="bullet"/>
      <w:lvlText w:val=""/>
      <w:lvlJc w:val="left"/>
      <w:pPr>
        <w:ind w:left="2880" w:hanging="360"/>
      </w:pPr>
      <w:rPr>
        <w:rFonts w:ascii="Symbol" w:hAnsi="Symbol" w:hint="default"/>
      </w:rPr>
    </w:lvl>
    <w:lvl w:ilvl="4" w:tplc="4E3CBFB6">
      <w:start w:val="1"/>
      <w:numFmt w:val="bullet"/>
      <w:lvlText w:val="o"/>
      <w:lvlJc w:val="left"/>
      <w:pPr>
        <w:ind w:left="3600" w:hanging="360"/>
      </w:pPr>
      <w:rPr>
        <w:rFonts w:ascii="Courier New" w:hAnsi="Courier New" w:hint="default"/>
      </w:rPr>
    </w:lvl>
    <w:lvl w:ilvl="5" w:tplc="52B8D4D4">
      <w:start w:val="1"/>
      <w:numFmt w:val="bullet"/>
      <w:lvlText w:val=""/>
      <w:lvlJc w:val="left"/>
      <w:pPr>
        <w:ind w:left="4320" w:hanging="360"/>
      </w:pPr>
      <w:rPr>
        <w:rFonts w:ascii="Wingdings" w:hAnsi="Wingdings" w:hint="default"/>
      </w:rPr>
    </w:lvl>
    <w:lvl w:ilvl="6" w:tplc="56A68088">
      <w:start w:val="1"/>
      <w:numFmt w:val="bullet"/>
      <w:lvlText w:val=""/>
      <w:lvlJc w:val="left"/>
      <w:pPr>
        <w:ind w:left="5040" w:hanging="360"/>
      </w:pPr>
      <w:rPr>
        <w:rFonts w:ascii="Symbol" w:hAnsi="Symbol" w:hint="default"/>
      </w:rPr>
    </w:lvl>
    <w:lvl w:ilvl="7" w:tplc="8642FDC4">
      <w:start w:val="1"/>
      <w:numFmt w:val="bullet"/>
      <w:lvlText w:val="o"/>
      <w:lvlJc w:val="left"/>
      <w:pPr>
        <w:ind w:left="5760" w:hanging="360"/>
      </w:pPr>
      <w:rPr>
        <w:rFonts w:ascii="Courier New" w:hAnsi="Courier New" w:hint="default"/>
      </w:rPr>
    </w:lvl>
    <w:lvl w:ilvl="8" w:tplc="E39A1128">
      <w:start w:val="1"/>
      <w:numFmt w:val="bullet"/>
      <w:lvlText w:val=""/>
      <w:lvlJc w:val="left"/>
      <w:pPr>
        <w:ind w:left="6480" w:hanging="360"/>
      </w:pPr>
      <w:rPr>
        <w:rFonts w:ascii="Wingdings" w:hAnsi="Wingdings" w:hint="default"/>
      </w:rPr>
    </w:lvl>
  </w:abstractNum>
  <w:abstractNum w:abstractNumId="23" w15:restartNumberingAfterBreak="0">
    <w:nsid w:val="7DBF936D"/>
    <w:multiLevelType w:val="hybridMultilevel"/>
    <w:tmpl w:val="FFFFFFFF"/>
    <w:lvl w:ilvl="0" w:tplc="8284678C">
      <w:start w:val="1"/>
      <w:numFmt w:val="bullet"/>
      <w:lvlText w:val=""/>
      <w:lvlJc w:val="left"/>
      <w:pPr>
        <w:ind w:left="720" w:hanging="360"/>
      </w:pPr>
      <w:rPr>
        <w:rFonts w:ascii="Symbol" w:hAnsi="Symbol" w:hint="default"/>
      </w:rPr>
    </w:lvl>
    <w:lvl w:ilvl="1" w:tplc="E5D00F66">
      <w:start w:val="1"/>
      <w:numFmt w:val="bullet"/>
      <w:lvlText w:val="o"/>
      <w:lvlJc w:val="left"/>
      <w:pPr>
        <w:ind w:left="1440" w:hanging="360"/>
      </w:pPr>
      <w:rPr>
        <w:rFonts w:ascii="Courier New" w:hAnsi="Courier New" w:hint="default"/>
      </w:rPr>
    </w:lvl>
    <w:lvl w:ilvl="2" w:tplc="200AA954">
      <w:start w:val="1"/>
      <w:numFmt w:val="bullet"/>
      <w:lvlText w:val=""/>
      <w:lvlJc w:val="left"/>
      <w:pPr>
        <w:ind w:left="2160" w:hanging="360"/>
      </w:pPr>
      <w:rPr>
        <w:rFonts w:ascii="Wingdings" w:hAnsi="Wingdings" w:hint="default"/>
      </w:rPr>
    </w:lvl>
    <w:lvl w:ilvl="3" w:tplc="8E945982">
      <w:start w:val="1"/>
      <w:numFmt w:val="bullet"/>
      <w:lvlText w:val=""/>
      <w:lvlJc w:val="left"/>
      <w:pPr>
        <w:ind w:left="2880" w:hanging="360"/>
      </w:pPr>
      <w:rPr>
        <w:rFonts w:ascii="Symbol" w:hAnsi="Symbol" w:hint="default"/>
      </w:rPr>
    </w:lvl>
    <w:lvl w:ilvl="4" w:tplc="47005932">
      <w:start w:val="1"/>
      <w:numFmt w:val="bullet"/>
      <w:lvlText w:val="o"/>
      <w:lvlJc w:val="left"/>
      <w:pPr>
        <w:ind w:left="3600" w:hanging="360"/>
      </w:pPr>
      <w:rPr>
        <w:rFonts w:ascii="Courier New" w:hAnsi="Courier New" w:hint="default"/>
      </w:rPr>
    </w:lvl>
    <w:lvl w:ilvl="5" w:tplc="36ACCBEC">
      <w:start w:val="1"/>
      <w:numFmt w:val="bullet"/>
      <w:lvlText w:val=""/>
      <w:lvlJc w:val="left"/>
      <w:pPr>
        <w:ind w:left="4320" w:hanging="360"/>
      </w:pPr>
      <w:rPr>
        <w:rFonts w:ascii="Wingdings" w:hAnsi="Wingdings" w:hint="default"/>
      </w:rPr>
    </w:lvl>
    <w:lvl w:ilvl="6" w:tplc="C74C5486">
      <w:start w:val="1"/>
      <w:numFmt w:val="bullet"/>
      <w:lvlText w:val=""/>
      <w:lvlJc w:val="left"/>
      <w:pPr>
        <w:ind w:left="5040" w:hanging="360"/>
      </w:pPr>
      <w:rPr>
        <w:rFonts w:ascii="Symbol" w:hAnsi="Symbol" w:hint="default"/>
      </w:rPr>
    </w:lvl>
    <w:lvl w:ilvl="7" w:tplc="168A031E">
      <w:start w:val="1"/>
      <w:numFmt w:val="bullet"/>
      <w:lvlText w:val="o"/>
      <w:lvlJc w:val="left"/>
      <w:pPr>
        <w:ind w:left="5760" w:hanging="360"/>
      </w:pPr>
      <w:rPr>
        <w:rFonts w:ascii="Courier New" w:hAnsi="Courier New" w:hint="default"/>
      </w:rPr>
    </w:lvl>
    <w:lvl w:ilvl="8" w:tplc="FA7E5B3C">
      <w:start w:val="1"/>
      <w:numFmt w:val="bullet"/>
      <w:lvlText w:val=""/>
      <w:lvlJc w:val="left"/>
      <w:pPr>
        <w:ind w:left="6480" w:hanging="360"/>
      </w:pPr>
      <w:rPr>
        <w:rFonts w:ascii="Wingdings" w:hAnsi="Wingdings" w:hint="default"/>
      </w:rPr>
    </w:lvl>
  </w:abstractNum>
  <w:num w:numId="1" w16cid:durableId="1070271496">
    <w:abstractNumId w:val="9"/>
  </w:num>
  <w:num w:numId="2" w16cid:durableId="1271007728">
    <w:abstractNumId w:val="17"/>
  </w:num>
  <w:num w:numId="3" w16cid:durableId="1471246030">
    <w:abstractNumId w:val="2"/>
  </w:num>
  <w:num w:numId="4" w16cid:durableId="1518733357">
    <w:abstractNumId w:val="2"/>
  </w:num>
  <w:num w:numId="5" w16cid:durableId="1559703748">
    <w:abstractNumId w:val="15"/>
  </w:num>
  <w:num w:numId="6" w16cid:durableId="1564291608">
    <w:abstractNumId w:val="21"/>
  </w:num>
  <w:num w:numId="7" w16cid:durableId="16010517">
    <w:abstractNumId w:val="2"/>
  </w:num>
  <w:num w:numId="8" w16cid:durableId="1605381263">
    <w:abstractNumId w:val="2"/>
  </w:num>
  <w:num w:numId="9" w16cid:durableId="1613896208">
    <w:abstractNumId w:val="2"/>
  </w:num>
  <w:num w:numId="10" w16cid:durableId="1803032397">
    <w:abstractNumId w:val="5"/>
  </w:num>
  <w:num w:numId="11" w16cid:durableId="1803956760">
    <w:abstractNumId w:val="13"/>
  </w:num>
  <w:num w:numId="12" w16cid:durableId="1831750860">
    <w:abstractNumId w:val="2"/>
  </w:num>
  <w:num w:numId="13" w16cid:durableId="1858692201">
    <w:abstractNumId w:val="2"/>
  </w:num>
  <w:num w:numId="14" w16cid:durableId="1872838728">
    <w:abstractNumId w:val="23"/>
  </w:num>
  <w:num w:numId="15" w16cid:durableId="188494314">
    <w:abstractNumId w:val="20"/>
  </w:num>
  <w:num w:numId="16" w16cid:durableId="2053338057">
    <w:abstractNumId w:val="3"/>
  </w:num>
  <w:num w:numId="17" w16cid:durableId="2106420339">
    <w:abstractNumId w:val="12"/>
  </w:num>
  <w:num w:numId="18" w16cid:durableId="2124550">
    <w:abstractNumId w:val="2"/>
  </w:num>
  <w:num w:numId="19" w16cid:durableId="235676252">
    <w:abstractNumId w:val="6"/>
  </w:num>
  <w:num w:numId="20" w16cid:durableId="27027986">
    <w:abstractNumId w:val="11"/>
  </w:num>
  <w:num w:numId="21" w16cid:durableId="320157910">
    <w:abstractNumId w:val="0"/>
  </w:num>
  <w:num w:numId="22" w16cid:durableId="348456446">
    <w:abstractNumId w:val="18"/>
  </w:num>
  <w:num w:numId="23" w16cid:durableId="451633655">
    <w:abstractNumId w:val="19"/>
  </w:num>
  <w:num w:numId="24" w16cid:durableId="547958023">
    <w:abstractNumId w:val="8"/>
  </w:num>
  <w:num w:numId="25" w16cid:durableId="610162954">
    <w:abstractNumId w:val="22"/>
  </w:num>
  <w:num w:numId="26" w16cid:durableId="610212431">
    <w:abstractNumId w:val="1"/>
  </w:num>
  <w:num w:numId="27" w16cid:durableId="633562078">
    <w:abstractNumId w:val="7"/>
  </w:num>
  <w:num w:numId="28" w16cid:durableId="650669866">
    <w:abstractNumId w:val="2"/>
  </w:num>
  <w:num w:numId="29" w16cid:durableId="680856846">
    <w:abstractNumId w:val="14"/>
  </w:num>
  <w:num w:numId="30" w16cid:durableId="70783726">
    <w:abstractNumId w:val="16"/>
  </w:num>
  <w:num w:numId="31" w16cid:durableId="808328486">
    <w:abstractNumId w:val="10"/>
  </w:num>
  <w:num w:numId="32" w16cid:durableId="815336274">
    <w:abstractNumId w:val="4"/>
  </w:num>
  <w:num w:numId="33" w16cid:durableId="8653683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her Turner">
    <w15:presenceInfo w15:providerId="AD" w15:userId="S::esturn@noc.ac.uk::6bd35e19-d39d-4483-99af-8fd0343f500a"/>
  </w15:person>
  <w15:person w15:author="Vidya Krishnan">
    <w15:presenceInfo w15:providerId="AD" w15:userId="S::vidkri@noc.ac.uk::99177a19-30c4-460a-be0f-5d56fa371be6"/>
  </w15:person>
  <w15:person w15:author="Magda Juarez Olaya">
    <w15:presenceInfo w15:providerId="AD" w15:userId="S::magjua@noc.ac.uk::9bda05b3-cb04-4678-a484-64618a2d0c44"/>
  </w15:person>
  <w15:person w15:author="Tobias Ferreira">
    <w15:presenceInfo w15:providerId="AD" w15:userId="S::tobfer@noc.ac.uk::b3b6b8b3-8139-4702-8c68-8ea34f910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9F2"/>
    <w:rsid w:val="00002BCD"/>
    <w:rsid w:val="00040970"/>
    <w:rsid w:val="0004707A"/>
    <w:rsid w:val="00072BDB"/>
    <w:rsid w:val="00077B05"/>
    <w:rsid w:val="0009257E"/>
    <w:rsid w:val="000A5D2B"/>
    <w:rsid w:val="000C0BA5"/>
    <w:rsid w:val="000D485E"/>
    <w:rsid w:val="0012697B"/>
    <w:rsid w:val="00140169"/>
    <w:rsid w:val="00141FB8"/>
    <w:rsid w:val="0018077F"/>
    <w:rsid w:val="001823A2"/>
    <w:rsid w:val="00197A3B"/>
    <w:rsid w:val="001C1098"/>
    <w:rsid w:val="001E12E5"/>
    <w:rsid w:val="001E4B59"/>
    <w:rsid w:val="00222400"/>
    <w:rsid w:val="0025662A"/>
    <w:rsid w:val="00275C46"/>
    <w:rsid w:val="0028271E"/>
    <w:rsid w:val="002D257A"/>
    <w:rsid w:val="002E03A5"/>
    <w:rsid w:val="002F4ED0"/>
    <w:rsid w:val="0030B8D3"/>
    <w:rsid w:val="003109D4"/>
    <w:rsid w:val="00376CBA"/>
    <w:rsid w:val="003B3E1A"/>
    <w:rsid w:val="003B7684"/>
    <w:rsid w:val="00440A21"/>
    <w:rsid w:val="00455A04"/>
    <w:rsid w:val="00466031"/>
    <w:rsid w:val="00483DEB"/>
    <w:rsid w:val="004B1753"/>
    <w:rsid w:val="005026B9"/>
    <w:rsid w:val="005059F2"/>
    <w:rsid w:val="005740EC"/>
    <w:rsid w:val="005818D8"/>
    <w:rsid w:val="00587EB0"/>
    <w:rsid w:val="005B69DA"/>
    <w:rsid w:val="005D7B6F"/>
    <w:rsid w:val="005F1490"/>
    <w:rsid w:val="005F20D7"/>
    <w:rsid w:val="005F2581"/>
    <w:rsid w:val="00610650"/>
    <w:rsid w:val="00610FC7"/>
    <w:rsid w:val="00640E04"/>
    <w:rsid w:val="00654350"/>
    <w:rsid w:val="006808C0"/>
    <w:rsid w:val="0069656D"/>
    <w:rsid w:val="006C3394"/>
    <w:rsid w:val="006D07CE"/>
    <w:rsid w:val="006E1B8B"/>
    <w:rsid w:val="0075573C"/>
    <w:rsid w:val="00757AF8"/>
    <w:rsid w:val="00796ADD"/>
    <w:rsid w:val="007B56C1"/>
    <w:rsid w:val="007C7E13"/>
    <w:rsid w:val="007D1C8B"/>
    <w:rsid w:val="007D634B"/>
    <w:rsid w:val="00811368"/>
    <w:rsid w:val="00863752"/>
    <w:rsid w:val="008E11AE"/>
    <w:rsid w:val="00914CF0"/>
    <w:rsid w:val="00950B03"/>
    <w:rsid w:val="00995ED9"/>
    <w:rsid w:val="009B28C5"/>
    <w:rsid w:val="00A06B21"/>
    <w:rsid w:val="00A1038F"/>
    <w:rsid w:val="00A55C82"/>
    <w:rsid w:val="00A82A7C"/>
    <w:rsid w:val="00AB4AD5"/>
    <w:rsid w:val="00AD58F2"/>
    <w:rsid w:val="00AF0D3C"/>
    <w:rsid w:val="00AF3BEF"/>
    <w:rsid w:val="00B26348"/>
    <w:rsid w:val="00B34D74"/>
    <w:rsid w:val="00B40F7A"/>
    <w:rsid w:val="00BC5791"/>
    <w:rsid w:val="00BD1057"/>
    <w:rsid w:val="00BF25BD"/>
    <w:rsid w:val="00BF39DD"/>
    <w:rsid w:val="00C464F1"/>
    <w:rsid w:val="00C87E1E"/>
    <w:rsid w:val="00CC5C67"/>
    <w:rsid w:val="00D34797"/>
    <w:rsid w:val="00D72475"/>
    <w:rsid w:val="00D96169"/>
    <w:rsid w:val="00DB3A88"/>
    <w:rsid w:val="00DC4606"/>
    <w:rsid w:val="00E34133"/>
    <w:rsid w:val="00E3E3B0"/>
    <w:rsid w:val="00E552BC"/>
    <w:rsid w:val="00E85A28"/>
    <w:rsid w:val="00EC220F"/>
    <w:rsid w:val="00ED5D7D"/>
    <w:rsid w:val="00EE1FC2"/>
    <w:rsid w:val="00F1248A"/>
    <w:rsid w:val="00F31603"/>
    <w:rsid w:val="00F444BD"/>
    <w:rsid w:val="00FD0287"/>
    <w:rsid w:val="00FE5579"/>
    <w:rsid w:val="00FF320D"/>
    <w:rsid w:val="011006DC"/>
    <w:rsid w:val="01253E96"/>
    <w:rsid w:val="013A4F5A"/>
    <w:rsid w:val="014A5DC1"/>
    <w:rsid w:val="01F933C6"/>
    <w:rsid w:val="025F2875"/>
    <w:rsid w:val="028A2897"/>
    <w:rsid w:val="034955A2"/>
    <w:rsid w:val="03731E51"/>
    <w:rsid w:val="03B4CA22"/>
    <w:rsid w:val="041178FE"/>
    <w:rsid w:val="04406DE8"/>
    <w:rsid w:val="044AD062"/>
    <w:rsid w:val="04928B00"/>
    <w:rsid w:val="04999E28"/>
    <w:rsid w:val="04B48D9D"/>
    <w:rsid w:val="054CD6C4"/>
    <w:rsid w:val="054EEB4D"/>
    <w:rsid w:val="05ABB5D4"/>
    <w:rsid w:val="05E136B0"/>
    <w:rsid w:val="064F3D17"/>
    <w:rsid w:val="06868C40"/>
    <w:rsid w:val="0686D302"/>
    <w:rsid w:val="06A6A652"/>
    <w:rsid w:val="06C0561D"/>
    <w:rsid w:val="06DF03EF"/>
    <w:rsid w:val="07140E4F"/>
    <w:rsid w:val="0719D878"/>
    <w:rsid w:val="0734FA8D"/>
    <w:rsid w:val="076B46FC"/>
    <w:rsid w:val="07AA3AFE"/>
    <w:rsid w:val="07D69898"/>
    <w:rsid w:val="07D7E941"/>
    <w:rsid w:val="07F2EB7E"/>
    <w:rsid w:val="086F1520"/>
    <w:rsid w:val="0877E361"/>
    <w:rsid w:val="088C8307"/>
    <w:rsid w:val="08958528"/>
    <w:rsid w:val="089AD5BC"/>
    <w:rsid w:val="09091838"/>
    <w:rsid w:val="09B11E6C"/>
    <w:rsid w:val="09C95AD5"/>
    <w:rsid w:val="09ECFC16"/>
    <w:rsid w:val="0A11E33C"/>
    <w:rsid w:val="0A19EB34"/>
    <w:rsid w:val="0A8C7A72"/>
    <w:rsid w:val="0AD3AC6F"/>
    <w:rsid w:val="0B374954"/>
    <w:rsid w:val="0B5BF1CF"/>
    <w:rsid w:val="0B905CD4"/>
    <w:rsid w:val="0B9A27FB"/>
    <w:rsid w:val="0BE0ED7D"/>
    <w:rsid w:val="0BF9987C"/>
    <w:rsid w:val="0C724651"/>
    <w:rsid w:val="0C89D7C6"/>
    <w:rsid w:val="0D299C18"/>
    <w:rsid w:val="0D404287"/>
    <w:rsid w:val="0DD4FAF0"/>
    <w:rsid w:val="0DE1FA23"/>
    <w:rsid w:val="0DFB2A7F"/>
    <w:rsid w:val="0E3990EB"/>
    <w:rsid w:val="0E4ADE3E"/>
    <w:rsid w:val="0E745466"/>
    <w:rsid w:val="0F1BABD2"/>
    <w:rsid w:val="0FAE1021"/>
    <w:rsid w:val="10032B3A"/>
    <w:rsid w:val="1091765D"/>
    <w:rsid w:val="10E13ADA"/>
    <w:rsid w:val="10F651DD"/>
    <w:rsid w:val="10F8FC73"/>
    <w:rsid w:val="112D057A"/>
    <w:rsid w:val="11A3581F"/>
    <w:rsid w:val="11D9B1E8"/>
    <w:rsid w:val="120110E0"/>
    <w:rsid w:val="1233721A"/>
    <w:rsid w:val="12D422B1"/>
    <w:rsid w:val="12EE1E68"/>
    <w:rsid w:val="1312A46A"/>
    <w:rsid w:val="131BF13C"/>
    <w:rsid w:val="1354DA3C"/>
    <w:rsid w:val="13558ABE"/>
    <w:rsid w:val="135938EB"/>
    <w:rsid w:val="135D6CB6"/>
    <w:rsid w:val="13680EED"/>
    <w:rsid w:val="13E9CDC7"/>
    <w:rsid w:val="1480D6F6"/>
    <w:rsid w:val="14E44205"/>
    <w:rsid w:val="152D685A"/>
    <w:rsid w:val="1543BB0C"/>
    <w:rsid w:val="154F3E09"/>
    <w:rsid w:val="158B4905"/>
    <w:rsid w:val="15C67F0E"/>
    <w:rsid w:val="16003F96"/>
    <w:rsid w:val="16065E91"/>
    <w:rsid w:val="1623D143"/>
    <w:rsid w:val="16C1766A"/>
    <w:rsid w:val="1725C1DC"/>
    <w:rsid w:val="17A0AE9E"/>
    <w:rsid w:val="17EC3D1E"/>
    <w:rsid w:val="1821985F"/>
    <w:rsid w:val="18B3F47D"/>
    <w:rsid w:val="18DDFEDC"/>
    <w:rsid w:val="193935A3"/>
    <w:rsid w:val="196FFE8C"/>
    <w:rsid w:val="19AD65BB"/>
    <w:rsid w:val="19B32C80"/>
    <w:rsid w:val="19ED394B"/>
    <w:rsid w:val="1AA98604"/>
    <w:rsid w:val="1AD968FC"/>
    <w:rsid w:val="1AE3BFA0"/>
    <w:rsid w:val="1B313591"/>
    <w:rsid w:val="1B3638DB"/>
    <w:rsid w:val="1B9B2AC2"/>
    <w:rsid w:val="1BCFC79B"/>
    <w:rsid w:val="1BFEE171"/>
    <w:rsid w:val="1C57F89A"/>
    <w:rsid w:val="1C766DCC"/>
    <w:rsid w:val="1C9FC5EE"/>
    <w:rsid w:val="1CBE303A"/>
    <w:rsid w:val="1CD09174"/>
    <w:rsid w:val="1CE0AF4A"/>
    <w:rsid w:val="1CF13787"/>
    <w:rsid w:val="1D20A4FE"/>
    <w:rsid w:val="1D3C391D"/>
    <w:rsid w:val="1D58362A"/>
    <w:rsid w:val="1D6AB7CA"/>
    <w:rsid w:val="1D7C9AC1"/>
    <w:rsid w:val="1D809A47"/>
    <w:rsid w:val="1D84A0F2"/>
    <w:rsid w:val="1DAC4A9D"/>
    <w:rsid w:val="1DE49E81"/>
    <w:rsid w:val="1E6A8340"/>
    <w:rsid w:val="1EC0123F"/>
    <w:rsid w:val="1EC0D3ED"/>
    <w:rsid w:val="1F2966CF"/>
    <w:rsid w:val="1F4F491C"/>
    <w:rsid w:val="1F70E08D"/>
    <w:rsid w:val="1FB6AC7F"/>
    <w:rsid w:val="1FC3CBF7"/>
    <w:rsid w:val="205DA5F4"/>
    <w:rsid w:val="2079B48C"/>
    <w:rsid w:val="208DCD2E"/>
    <w:rsid w:val="2093D58F"/>
    <w:rsid w:val="2123BE22"/>
    <w:rsid w:val="21E7A70E"/>
    <w:rsid w:val="21EE5D50"/>
    <w:rsid w:val="21FBC7D6"/>
    <w:rsid w:val="228B9979"/>
    <w:rsid w:val="22C210B0"/>
    <w:rsid w:val="23B2E328"/>
    <w:rsid w:val="240E4D0A"/>
    <w:rsid w:val="24236CB5"/>
    <w:rsid w:val="24405E41"/>
    <w:rsid w:val="24D699FF"/>
    <w:rsid w:val="24DE4570"/>
    <w:rsid w:val="251CACC3"/>
    <w:rsid w:val="253BCBA4"/>
    <w:rsid w:val="255DDF6C"/>
    <w:rsid w:val="257ADF03"/>
    <w:rsid w:val="26309343"/>
    <w:rsid w:val="266AEA85"/>
    <w:rsid w:val="26780058"/>
    <w:rsid w:val="27115C05"/>
    <w:rsid w:val="279BE239"/>
    <w:rsid w:val="27D02B03"/>
    <w:rsid w:val="27D8C835"/>
    <w:rsid w:val="27DC5752"/>
    <w:rsid w:val="27E45909"/>
    <w:rsid w:val="28159E01"/>
    <w:rsid w:val="28BE0649"/>
    <w:rsid w:val="28C62D14"/>
    <w:rsid w:val="294E090E"/>
    <w:rsid w:val="29798B31"/>
    <w:rsid w:val="29B6C1B1"/>
    <w:rsid w:val="29D41595"/>
    <w:rsid w:val="29DA852A"/>
    <w:rsid w:val="29EDBFCC"/>
    <w:rsid w:val="29F36C13"/>
    <w:rsid w:val="2B22EA41"/>
    <w:rsid w:val="2BBBAD1D"/>
    <w:rsid w:val="2BC8E063"/>
    <w:rsid w:val="2BCEE63F"/>
    <w:rsid w:val="2C09C10B"/>
    <w:rsid w:val="2C1B238F"/>
    <w:rsid w:val="2C7065BE"/>
    <w:rsid w:val="2C72539C"/>
    <w:rsid w:val="2D93E403"/>
    <w:rsid w:val="2DA71923"/>
    <w:rsid w:val="2E3CAAE8"/>
    <w:rsid w:val="2E5AB716"/>
    <w:rsid w:val="2E7BBA61"/>
    <w:rsid w:val="2E8C9D29"/>
    <w:rsid w:val="2EF0B4F1"/>
    <w:rsid w:val="2F411A08"/>
    <w:rsid w:val="2F699D38"/>
    <w:rsid w:val="2FA4F462"/>
    <w:rsid w:val="2FF094BB"/>
    <w:rsid w:val="303E3B6D"/>
    <w:rsid w:val="30D068E2"/>
    <w:rsid w:val="30DB41B4"/>
    <w:rsid w:val="312B2B7B"/>
    <w:rsid w:val="315CF74F"/>
    <w:rsid w:val="31AD2A62"/>
    <w:rsid w:val="31B03126"/>
    <w:rsid w:val="31D1AD5F"/>
    <w:rsid w:val="31E55440"/>
    <w:rsid w:val="329EB807"/>
    <w:rsid w:val="32A17DAC"/>
    <w:rsid w:val="337DFCAD"/>
    <w:rsid w:val="33B460D3"/>
    <w:rsid w:val="33BC048B"/>
    <w:rsid w:val="34325C92"/>
    <w:rsid w:val="34614255"/>
    <w:rsid w:val="3471D2AA"/>
    <w:rsid w:val="350D52EC"/>
    <w:rsid w:val="351A9D50"/>
    <w:rsid w:val="35A93342"/>
    <w:rsid w:val="35AC268C"/>
    <w:rsid w:val="35D74BE7"/>
    <w:rsid w:val="35F464DD"/>
    <w:rsid w:val="3611E61A"/>
    <w:rsid w:val="369159ED"/>
    <w:rsid w:val="36F91150"/>
    <w:rsid w:val="37AA92FE"/>
    <w:rsid w:val="37AAEF87"/>
    <w:rsid w:val="383FFC24"/>
    <w:rsid w:val="38CA6D4A"/>
    <w:rsid w:val="39674660"/>
    <w:rsid w:val="3989F94A"/>
    <w:rsid w:val="39BEAB1B"/>
    <w:rsid w:val="39C5835A"/>
    <w:rsid w:val="39C73C07"/>
    <w:rsid w:val="3A486B1D"/>
    <w:rsid w:val="3A555125"/>
    <w:rsid w:val="3A7D8312"/>
    <w:rsid w:val="3AE870C0"/>
    <w:rsid w:val="3B4AAC9D"/>
    <w:rsid w:val="3B56F319"/>
    <w:rsid w:val="3B9A9841"/>
    <w:rsid w:val="3BAB92C7"/>
    <w:rsid w:val="3BB699DC"/>
    <w:rsid w:val="3BBA2F65"/>
    <w:rsid w:val="3BBB35F4"/>
    <w:rsid w:val="3BC6029A"/>
    <w:rsid w:val="3C0B6DF8"/>
    <w:rsid w:val="3C741ECC"/>
    <w:rsid w:val="3D2B76B7"/>
    <w:rsid w:val="3D2EDA88"/>
    <w:rsid w:val="3D775EB0"/>
    <w:rsid w:val="3D860428"/>
    <w:rsid w:val="3E25BAD0"/>
    <w:rsid w:val="3E2E4B25"/>
    <w:rsid w:val="3E3ECE29"/>
    <w:rsid w:val="3E5AC5A8"/>
    <w:rsid w:val="3E650D21"/>
    <w:rsid w:val="3E745D6A"/>
    <w:rsid w:val="3EAB1A3D"/>
    <w:rsid w:val="3EDB2C3B"/>
    <w:rsid w:val="3EFFC019"/>
    <w:rsid w:val="3EFFD590"/>
    <w:rsid w:val="3F45F87D"/>
    <w:rsid w:val="3F68B8D7"/>
    <w:rsid w:val="404D6D03"/>
    <w:rsid w:val="406809DA"/>
    <w:rsid w:val="4097A4D9"/>
    <w:rsid w:val="41A9BDA9"/>
    <w:rsid w:val="41C6CB46"/>
    <w:rsid w:val="425E82CD"/>
    <w:rsid w:val="425F2052"/>
    <w:rsid w:val="42FE0B6C"/>
    <w:rsid w:val="430DD2C0"/>
    <w:rsid w:val="441EEF3F"/>
    <w:rsid w:val="4430B255"/>
    <w:rsid w:val="44475490"/>
    <w:rsid w:val="44709348"/>
    <w:rsid w:val="4494226D"/>
    <w:rsid w:val="44B5D44A"/>
    <w:rsid w:val="451F799F"/>
    <w:rsid w:val="4524EE05"/>
    <w:rsid w:val="453431B0"/>
    <w:rsid w:val="458137BD"/>
    <w:rsid w:val="45FFDDBC"/>
    <w:rsid w:val="46033FC1"/>
    <w:rsid w:val="463C2396"/>
    <w:rsid w:val="464DB5A8"/>
    <w:rsid w:val="46865454"/>
    <w:rsid w:val="47A39718"/>
    <w:rsid w:val="480D9C11"/>
    <w:rsid w:val="4821BFAC"/>
    <w:rsid w:val="487863B1"/>
    <w:rsid w:val="487BD562"/>
    <w:rsid w:val="48EE3799"/>
    <w:rsid w:val="497321F7"/>
    <w:rsid w:val="49944075"/>
    <w:rsid w:val="49B94C3E"/>
    <w:rsid w:val="49E1C2A8"/>
    <w:rsid w:val="4A14F6B0"/>
    <w:rsid w:val="4A6A3F97"/>
    <w:rsid w:val="4A9C9CC1"/>
    <w:rsid w:val="4BE4FBA4"/>
    <w:rsid w:val="4C3A4A58"/>
    <w:rsid w:val="4C874350"/>
    <w:rsid w:val="4CB5FB5E"/>
    <w:rsid w:val="4D30C865"/>
    <w:rsid w:val="4D3B690A"/>
    <w:rsid w:val="4DA7634E"/>
    <w:rsid w:val="4DDF5AAC"/>
    <w:rsid w:val="4EB2D062"/>
    <w:rsid w:val="4ED0A7B5"/>
    <w:rsid w:val="4F4DD7E8"/>
    <w:rsid w:val="4F73A3C8"/>
    <w:rsid w:val="4F766CAC"/>
    <w:rsid w:val="4F9048D4"/>
    <w:rsid w:val="4FA55738"/>
    <w:rsid w:val="50590BF0"/>
    <w:rsid w:val="507F554C"/>
    <w:rsid w:val="50C0943C"/>
    <w:rsid w:val="50D85AC5"/>
    <w:rsid w:val="5148B555"/>
    <w:rsid w:val="519ED123"/>
    <w:rsid w:val="51A06077"/>
    <w:rsid w:val="51D630BC"/>
    <w:rsid w:val="51DFA83E"/>
    <w:rsid w:val="51F494B0"/>
    <w:rsid w:val="5230BC95"/>
    <w:rsid w:val="536868F0"/>
    <w:rsid w:val="53A1AF5B"/>
    <w:rsid w:val="53C1E009"/>
    <w:rsid w:val="53F89F6D"/>
    <w:rsid w:val="548F22E6"/>
    <w:rsid w:val="54D11642"/>
    <w:rsid w:val="54D206C5"/>
    <w:rsid w:val="54E6E5C1"/>
    <w:rsid w:val="552E6137"/>
    <w:rsid w:val="555A2603"/>
    <w:rsid w:val="5560DAED"/>
    <w:rsid w:val="556693CD"/>
    <w:rsid w:val="5649EB04"/>
    <w:rsid w:val="5688757E"/>
    <w:rsid w:val="569D84A7"/>
    <w:rsid w:val="56B7D13B"/>
    <w:rsid w:val="5755B300"/>
    <w:rsid w:val="57F08C98"/>
    <w:rsid w:val="584A5404"/>
    <w:rsid w:val="585A5C98"/>
    <w:rsid w:val="586C1634"/>
    <w:rsid w:val="58EBDCCF"/>
    <w:rsid w:val="596CDE68"/>
    <w:rsid w:val="59EBC0E1"/>
    <w:rsid w:val="59FD49AB"/>
    <w:rsid w:val="5A350D47"/>
    <w:rsid w:val="5A4B9BCC"/>
    <w:rsid w:val="5A98D13E"/>
    <w:rsid w:val="5AD15C89"/>
    <w:rsid w:val="5AE68EDE"/>
    <w:rsid w:val="5BAA15CC"/>
    <w:rsid w:val="5BAE8163"/>
    <w:rsid w:val="5BE465C9"/>
    <w:rsid w:val="5BEC6C33"/>
    <w:rsid w:val="5C9D16AD"/>
    <w:rsid w:val="5CA904A5"/>
    <w:rsid w:val="5CE2E0C5"/>
    <w:rsid w:val="5D04203C"/>
    <w:rsid w:val="5D3D5937"/>
    <w:rsid w:val="5D555C3D"/>
    <w:rsid w:val="5DD447D4"/>
    <w:rsid w:val="5DFE5DD3"/>
    <w:rsid w:val="5E072C2A"/>
    <w:rsid w:val="5EB0C344"/>
    <w:rsid w:val="5F4BDE6A"/>
    <w:rsid w:val="5F57BF27"/>
    <w:rsid w:val="5F92A6BB"/>
    <w:rsid w:val="5FB5A8B5"/>
    <w:rsid w:val="6029DE9F"/>
    <w:rsid w:val="60B3352B"/>
    <w:rsid w:val="60BC9DA8"/>
    <w:rsid w:val="60D29681"/>
    <w:rsid w:val="619F32E2"/>
    <w:rsid w:val="61BB3190"/>
    <w:rsid w:val="620A50A6"/>
    <w:rsid w:val="622FF901"/>
    <w:rsid w:val="62BC381F"/>
    <w:rsid w:val="62EA9E48"/>
    <w:rsid w:val="62FF659F"/>
    <w:rsid w:val="6328F992"/>
    <w:rsid w:val="635F8184"/>
    <w:rsid w:val="636AE8ED"/>
    <w:rsid w:val="63ADB2D2"/>
    <w:rsid w:val="63D7C091"/>
    <w:rsid w:val="63E4E7F8"/>
    <w:rsid w:val="643B242E"/>
    <w:rsid w:val="645647AF"/>
    <w:rsid w:val="64BD976B"/>
    <w:rsid w:val="65151B11"/>
    <w:rsid w:val="651D2C09"/>
    <w:rsid w:val="656F4C0B"/>
    <w:rsid w:val="65BED021"/>
    <w:rsid w:val="65C94C30"/>
    <w:rsid w:val="66276C6E"/>
    <w:rsid w:val="6643613B"/>
    <w:rsid w:val="66560E73"/>
    <w:rsid w:val="66ED6C7B"/>
    <w:rsid w:val="67058729"/>
    <w:rsid w:val="67269259"/>
    <w:rsid w:val="67581F94"/>
    <w:rsid w:val="67782205"/>
    <w:rsid w:val="688DF65C"/>
    <w:rsid w:val="6935D657"/>
    <w:rsid w:val="6991FF4F"/>
    <w:rsid w:val="6A23A6BA"/>
    <w:rsid w:val="6AE3CB3C"/>
    <w:rsid w:val="6B03499A"/>
    <w:rsid w:val="6B130983"/>
    <w:rsid w:val="6B4DF825"/>
    <w:rsid w:val="6B553561"/>
    <w:rsid w:val="6B9CB882"/>
    <w:rsid w:val="6C899754"/>
    <w:rsid w:val="6CD158C5"/>
    <w:rsid w:val="6CF53F35"/>
    <w:rsid w:val="6D09C4CD"/>
    <w:rsid w:val="6D584170"/>
    <w:rsid w:val="6D5B2C2A"/>
    <w:rsid w:val="6D968561"/>
    <w:rsid w:val="6DD1370B"/>
    <w:rsid w:val="6DD7759D"/>
    <w:rsid w:val="6DDA4F61"/>
    <w:rsid w:val="6E3B3601"/>
    <w:rsid w:val="6E50F6F1"/>
    <w:rsid w:val="6E6868BA"/>
    <w:rsid w:val="6EB03D83"/>
    <w:rsid w:val="6EFA2C80"/>
    <w:rsid w:val="6F0B17F5"/>
    <w:rsid w:val="6F19F4AB"/>
    <w:rsid w:val="6F2B06EC"/>
    <w:rsid w:val="6F7C1967"/>
    <w:rsid w:val="6FE0DA1A"/>
    <w:rsid w:val="702C2E3B"/>
    <w:rsid w:val="7039635B"/>
    <w:rsid w:val="706348B1"/>
    <w:rsid w:val="707E5BD1"/>
    <w:rsid w:val="70874C5E"/>
    <w:rsid w:val="70D64843"/>
    <w:rsid w:val="710C71D8"/>
    <w:rsid w:val="712A1659"/>
    <w:rsid w:val="7191BCB2"/>
    <w:rsid w:val="72701F39"/>
    <w:rsid w:val="73731D7F"/>
    <w:rsid w:val="73FEF788"/>
    <w:rsid w:val="740BFDF2"/>
    <w:rsid w:val="74D41115"/>
    <w:rsid w:val="7534EEDF"/>
    <w:rsid w:val="7583DE68"/>
    <w:rsid w:val="75AB9B2E"/>
    <w:rsid w:val="76148B9B"/>
    <w:rsid w:val="76214095"/>
    <w:rsid w:val="7672A4D3"/>
    <w:rsid w:val="76D20445"/>
    <w:rsid w:val="76D8769C"/>
    <w:rsid w:val="76ED90B2"/>
    <w:rsid w:val="7706A284"/>
    <w:rsid w:val="771777C2"/>
    <w:rsid w:val="773165B0"/>
    <w:rsid w:val="77454000"/>
    <w:rsid w:val="77527309"/>
    <w:rsid w:val="7764A7B0"/>
    <w:rsid w:val="776A6661"/>
    <w:rsid w:val="77B9EB31"/>
    <w:rsid w:val="77BE2516"/>
    <w:rsid w:val="780BEF6C"/>
    <w:rsid w:val="7836D876"/>
    <w:rsid w:val="78491337"/>
    <w:rsid w:val="784F7B06"/>
    <w:rsid w:val="786F8F7B"/>
    <w:rsid w:val="78829403"/>
    <w:rsid w:val="78968D90"/>
    <w:rsid w:val="78E7904D"/>
    <w:rsid w:val="78ED5B7A"/>
    <w:rsid w:val="78EE8509"/>
    <w:rsid w:val="7940AEC1"/>
    <w:rsid w:val="79661DE7"/>
    <w:rsid w:val="796F3813"/>
    <w:rsid w:val="798AC4E9"/>
    <w:rsid w:val="798D85E5"/>
    <w:rsid w:val="79EBF5B3"/>
    <w:rsid w:val="7A6A0988"/>
    <w:rsid w:val="7A6F8047"/>
    <w:rsid w:val="7AAFEC07"/>
    <w:rsid w:val="7B32B733"/>
    <w:rsid w:val="7B54627D"/>
    <w:rsid w:val="7B546C86"/>
    <w:rsid w:val="7B7EF724"/>
    <w:rsid w:val="7BFBCA95"/>
    <w:rsid w:val="7C3D0C09"/>
    <w:rsid w:val="7C95BC15"/>
    <w:rsid w:val="7D001C9C"/>
    <w:rsid w:val="7D2720BF"/>
    <w:rsid w:val="7D36B853"/>
    <w:rsid w:val="7D390C18"/>
    <w:rsid w:val="7D780126"/>
    <w:rsid w:val="7DCFBB4C"/>
    <w:rsid w:val="7E269BAF"/>
    <w:rsid w:val="7E37431A"/>
    <w:rsid w:val="7E79CC5C"/>
    <w:rsid w:val="7E980B61"/>
    <w:rsid w:val="7EBB25FE"/>
    <w:rsid w:val="7EE58AD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16E1"/>
  <w15:chartTrackingRefBased/>
  <w15:docId w15:val="{984064B5-060B-48BC-9E6D-92DFB104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21"/>
  </w:style>
  <w:style w:type="paragraph" w:styleId="Heading1">
    <w:name w:val="heading 1"/>
    <w:basedOn w:val="Normal"/>
    <w:next w:val="Normal"/>
    <w:link w:val="Heading1Char"/>
    <w:uiPriority w:val="9"/>
    <w:qFormat/>
    <w:rsid w:val="0018077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8077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8077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18077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18077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8077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8077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8077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8077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77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8077F"/>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18077F"/>
    <w:rPr>
      <w:caps/>
      <w:color w:val="1F3763" w:themeColor="accent1" w:themeShade="7F"/>
      <w:spacing w:val="15"/>
    </w:rPr>
  </w:style>
  <w:style w:type="character" w:customStyle="1" w:styleId="Heading4Char">
    <w:name w:val="Heading 4 Char"/>
    <w:basedOn w:val="DefaultParagraphFont"/>
    <w:link w:val="Heading4"/>
    <w:uiPriority w:val="9"/>
    <w:semiHidden/>
    <w:rsid w:val="0018077F"/>
    <w:rPr>
      <w:caps/>
      <w:color w:val="2F5496" w:themeColor="accent1" w:themeShade="BF"/>
      <w:spacing w:val="10"/>
    </w:rPr>
  </w:style>
  <w:style w:type="character" w:customStyle="1" w:styleId="Heading5Char">
    <w:name w:val="Heading 5 Char"/>
    <w:basedOn w:val="DefaultParagraphFont"/>
    <w:link w:val="Heading5"/>
    <w:uiPriority w:val="9"/>
    <w:semiHidden/>
    <w:rsid w:val="0018077F"/>
    <w:rPr>
      <w:caps/>
      <w:color w:val="2F5496" w:themeColor="accent1" w:themeShade="BF"/>
      <w:spacing w:val="10"/>
    </w:rPr>
  </w:style>
  <w:style w:type="character" w:customStyle="1" w:styleId="Heading6Char">
    <w:name w:val="Heading 6 Char"/>
    <w:basedOn w:val="DefaultParagraphFont"/>
    <w:link w:val="Heading6"/>
    <w:uiPriority w:val="9"/>
    <w:semiHidden/>
    <w:rsid w:val="0018077F"/>
    <w:rPr>
      <w:caps/>
      <w:color w:val="2F5496" w:themeColor="accent1" w:themeShade="BF"/>
      <w:spacing w:val="10"/>
    </w:rPr>
  </w:style>
  <w:style w:type="character" w:customStyle="1" w:styleId="Heading7Char">
    <w:name w:val="Heading 7 Char"/>
    <w:basedOn w:val="DefaultParagraphFont"/>
    <w:link w:val="Heading7"/>
    <w:uiPriority w:val="9"/>
    <w:semiHidden/>
    <w:rsid w:val="0018077F"/>
    <w:rPr>
      <w:caps/>
      <w:color w:val="2F5496" w:themeColor="accent1" w:themeShade="BF"/>
      <w:spacing w:val="10"/>
    </w:rPr>
  </w:style>
  <w:style w:type="character" w:customStyle="1" w:styleId="Heading8Char">
    <w:name w:val="Heading 8 Char"/>
    <w:basedOn w:val="DefaultParagraphFont"/>
    <w:link w:val="Heading8"/>
    <w:uiPriority w:val="9"/>
    <w:semiHidden/>
    <w:rsid w:val="0018077F"/>
    <w:rPr>
      <w:caps/>
      <w:spacing w:val="10"/>
      <w:sz w:val="18"/>
      <w:szCs w:val="18"/>
    </w:rPr>
  </w:style>
  <w:style w:type="character" w:customStyle="1" w:styleId="Heading9Char">
    <w:name w:val="Heading 9 Char"/>
    <w:basedOn w:val="DefaultParagraphFont"/>
    <w:link w:val="Heading9"/>
    <w:uiPriority w:val="9"/>
    <w:semiHidden/>
    <w:rsid w:val="0018077F"/>
    <w:rPr>
      <w:i/>
      <w:iCs/>
      <w:caps/>
      <w:spacing w:val="10"/>
      <w:sz w:val="18"/>
      <w:szCs w:val="18"/>
    </w:rPr>
  </w:style>
  <w:style w:type="paragraph" w:styleId="Title">
    <w:name w:val="Title"/>
    <w:basedOn w:val="Normal"/>
    <w:next w:val="Normal"/>
    <w:link w:val="TitleChar"/>
    <w:uiPriority w:val="10"/>
    <w:qFormat/>
    <w:rsid w:val="0018077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18077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18077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8077F"/>
    <w:rPr>
      <w:caps/>
      <w:color w:val="595959" w:themeColor="text1" w:themeTint="A6"/>
      <w:spacing w:val="10"/>
      <w:sz w:val="21"/>
      <w:szCs w:val="21"/>
    </w:rPr>
  </w:style>
  <w:style w:type="paragraph" w:styleId="Quote">
    <w:name w:val="Quote"/>
    <w:basedOn w:val="Normal"/>
    <w:next w:val="Normal"/>
    <w:link w:val="QuoteChar"/>
    <w:uiPriority w:val="29"/>
    <w:qFormat/>
    <w:rsid w:val="0018077F"/>
    <w:rPr>
      <w:i/>
      <w:iCs/>
      <w:sz w:val="24"/>
      <w:szCs w:val="24"/>
    </w:rPr>
  </w:style>
  <w:style w:type="character" w:customStyle="1" w:styleId="QuoteChar">
    <w:name w:val="Quote Char"/>
    <w:basedOn w:val="DefaultParagraphFont"/>
    <w:link w:val="Quote"/>
    <w:uiPriority w:val="29"/>
    <w:rsid w:val="0018077F"/>
    <w:rPr>
      <w:i/>
      <w:iCs/>
      <w:sz w:val="24"/>
      <w:szCs w:val="24"/>
    </w:rPr>
  </w:style>
  <w:style w:type="paragraph" w:styleId="ListParagraph">
    <w:name w:val="List Paragraph"/>
    <w:basedOn w:val="Normal"/>
    <w:uiPriority w:val="34"/>
    <w:qFormat/>
    <w:rsid w:val="005059F2"/>
    <w:pPr>
      <w:ind w:left="720"/>
      <w:contextualSpacing/>
    </w:pPr>
  </w:style>
  <w:style w:type="character" w:styleId="IntenseEmphasis">
    <w:name w:val="Intense Emphasis"/>
    <w:uiPriority w:val="21"/>
    <w:qFormat/>
    <w:rsid w:val="0018077F"/>
    <w:rPr>
      <w:b/>
      <w:bCs/>
      <w:caps/>
      <w:color w:val="1F3763" w:themeColor="accent1" w:themeShade="7F"/>
      <w:spacing w:val="10"/>
    </w:rPr>
  </w:style>
  <w:style w:type="paragraph" w:styleId="IntenseQuote">
    <w:name w:val="Intense Quote"/>
    <w:basedOn w:val="Normal"/>
    <w:next w:val="Normal"/>
    <w:link w:val="IntenseQuoteChar"/>
    <w:uiPriority w:val="30"/>
    <w:qFormat/>
    <w:rsid w:val="0018077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8077F"/>
    <w:rPr>
      <w:color w:val="4472C4" w:themeColor="accent1"/>
      <w:sz w:val="24"/>
      <w:szCs w:val="24"/>
    </w:rPr>
  </w:style>
  <w:style w:type="character" w:styleId="IntenseReference">
    <w:name w:val="Intense Reference"/>
    <w:uiPriority w:val="32"/>
    <w:qFormat/>
    <w:rsid w:val="0018077F"/>
    <w:rPr>
      <w:b/>
      <w:bCs/>
      <w:i/>
      <w:iCs/>
      <w:caps/>
      <w:color w:val="4472C4" w:themeColor="accent1"/>
    </w:rPr>
  </w:style>
  <w:style w:type="character" w:styleId="Hyperlink">
    <w:name w:val="Hyperlink"/>
    <w:basedOn w:val="DefaultParagraphFont"/>
    <w:uiPriority w:val="99"/>
    <w:unhideWhenUsed/>
    <w:rsid w:val="00796ADD"/>
    <w:rPr>
      <w:color w:val="0563C1" w:themeColor="hyperlink"/>
      <w:u w:val="single"/>
    </w:rPr>
  </w:style>
  <w:style w:type="character" w:styleId="UnresolvedMention">
    <w:name w:val="Unresolved Mention"/>
    <w:basedOn w:val="DefaultParagraphFont"/>
    <w:uiPriority w:val="99"/>
    <w:semiHidden/>
    <w:unhideWhenUsed/>
    <w:rsid w:val="00796ADD"/>
    <w:rPr>
      <w:color w:val="605E5C"/>
      <w:shd w:val="clear" w:color="auto" w:fill="E1DFDD"/>
    </w:rPr>
  </w:style>
  <w:style w:type="paragraph" w:styleId="Caption">
    <w:name w:val="caption"/>
    <w:basedOn w:val="Normal"/>
    <w:next w:val="Normal"/>
    <w:uiPriority w:val="35"/>
    <w:semiHidden/>
    <w:unhideWhenUsed/>
    <w:qFormat/>
    <w:rsid w:val="0018077F"/>
    <w:rPr>
      <w:b/>
      <w:bCs/>
      <w:color w:val="2F5496" w:themeColor="accent1" w:themeShade="BF"/>
      <w:sz w:val="16"/>
      <w:szCs w:val="16"/>
    </w:rPr>
  </w:style>
  <w:style w:type="character" w:styleId="Strong">
    <w:name w:val="Strong"/>
    <w:uiPriority w:val="22"/>
    <w:qFormat/>
    <w:rsid w:val="0018077F"/>
    <w:rPr>
      <w:b/>
      <w:bCs/>
    </w:rPr>
  </w:style>
  <w:style w:type="character" w:styleId="Emphasis">
    <w:name w:val="Emphasis"/>
    <w:uiPriority w:val="20"/>
    <w:qFormat/>
    <w:rsid w:val="0018077F"/>
    <w:rPr>
      <w:caps/>
      <w:color w:val="1F3763" w:themeColor="accent1" w:themeShade="7F"/>
      <w:spacing w:val="5"/>
    </w:rPr>
  </w:style>
  <w:style w:type="paragraph" w:styleId="NoSpacing">
    <w:name w:val="No Spacing"/>
    <w:uiPriority w:val="1"/>
    <w:qFormat/>
    <w:rsid w:val="0018077F"/>
    <w:pPr>
      <w:spacing w:after="0" w:line="240" w:lineRule="auto"/>
    </w:pPr>
  </w:style>
  <w:style w:type="character" w:styleId="SubtleEmphasis">
    <w:name w:val="Subtle Emphasis"/>
    <w:uiPriority w:val="19"/>
    <w:qFormat/>
    <w:rsid w:val="0018077F"/>
    <w:rPr>
      <w:i/>
      <w:iCs/>
      <w:color w:val="1F3763" w:themeColor="accent1" w:themeShade="7F"/>
    </w:rPr>
  </w:style>
  <w:style w:type="character" w:styleId="SubtleReference">
    <w:name w:val="Subtle Reference"/>
    <w:uiPriority w:val="31"/>
    <w:qFormat/>
    <w:rsid w:val="0018077F"/>
    <w:rPr>
      <w:b/>
      <w:bCs/>
      <w:color w:val="4472C4" w:themeColor="accent1"/>
    </w:rPr>
  </w:style>
  <w:style w:type="character" w:styleId="BookTitle">
    <w:name w:val="Book Title"/>
    <w:uiPriority w:val="33"/>
    <w:qFormat/>
    <w:rsid w:val="0018077F"/>
    <w:rPr>
      <w:b/>
      <w:bCs/>
      <w:i/>
      <w:iCs/>
      <w:spacing w:val="0"/>
    </w:rPr>
  </w:style>
  <w:style w:type="paragraph" w:styleId="TOCHeading">
    <w:name w:val="TOC Heading"/>
    <w:basedOn w:val="Heading1"/>
    <w:next w:val="Normal"/>
    <w:uiPriority w:val="39"/>
    <w:semiHidden/>
    <w:unhideWhenUsed/>
    <w:qFormat/>
    <w:rsid w:val="0018077F"/>
    <w:pPr>
      <w:outlineLvl w:val="9"/>
    </w:pPr>
  </w:style>
  <w:style w:type="table" w:styleId="TableGrid">
    <w:name w:val="Table Grid"/>
    <w:basedOn w:val="TableNormal"/>
    <w:uiPriority w:val="39"/>
    <w:rsid w:val="0018077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1807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F3BEF"/>
    <w:rPr>
      <w:b/>
      <w:bCs/>
    </w:rPr>
  </w:style>
  <w:style w:type="character" w:customStyle="1" w:styleId="CommentSubjectChar">
    <w:name w:val="Comment Subject Char"/>
    <w:basedOn w:val="CommentTextChar"/>
    <w:link w:val="CommentSubject"/>
    <w:uiPriority w:val="99"/>
    <w:semiHidden/>
    <w:rsid w:val="00AF3BEF"/>
    <w:rPr>
      <w:b/>
      <w:bCs/>
    </w:rPr>
  </w:style>
  <w:style w:type="character" w:styleId="FollowedHyperlink">
    <w:name w:val="FollowedHyperlink"/>
    <w:basedOn w:val="DefaultParagraphFont"/>
    <w:uiPriority w:val="99"/>
    <w:semiHidden/>
    <w:unhideWhenUsed/>
    <w:rsid w:val="0004707A"/>
    <w:rPr>
      <w:color w:val="954F72" w:themeColor="followedHyperlink"/>
      <w:u w:val="single"/>
    </w:rPr>
  </w:style>
  <w:style w:type="paragraph" w:styleId="Revision">
    <w:name w:val="Revision"/>
    <w:hidden/>
    <w:uiPriority w:val="99"/>
    <w:semiHidden/>
    <w:rsid w:val="0075573C"/>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forms.bodc.ac.uk/deployment-catalogue/" TargetMode="External"/><Relationship Id="rId18" Type="http://schemas.openxmlformats.org/officeDocument/2006/relationships/hyperlink" Target="https://www.gov.uk/government/organisations/flood-forecasting-centre" TargetMode="External"/><Relationship Id="rId26" Type="http://schemas.openxmlformats.org/officeDocument/2006/relationships/hyperlink" Target="https://ntslf.org/storm-surges/surge-model" TargetMode="External"/><Relationship Id="rId39" Type="http://schemas.openxmlformats.org/officeDocument/2006/relationships/image" Target="media/image2.png"/><Relationship Id="rId21" Type="http://schemas.openxmlformats.org/officeDocument/2006/relationships/hyperlink" Target="https://weather.metoffice.gov.uk/warnings-and-advice/uk-storm-centre/uk-storm-season-2023-24" TargetMode="External"/><Relationship Id="rId34" Type="http://schemas.openxmlformats.org/officeDocument/2006/relationships/hyperlink" Target="https://medin.org.uk/data-standards/medin-data-guidelines" TargetMode="External"/><Relationship Id="rId42" Type="http://schemas.openxmlformats.org/officeDocument/2006/relationships/image" Target="media/image5.emf"/><Relationship Id="rId47"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europeanglidercommunity.org/webinars/" TargetMode="External"/><Relationship Id="rId29" Type="http://schemas.openxmlformats.org/officeDocument/2006/relationships/hyperlink" Target="https://sap.breakingtheice.noc.ac.uk/"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platforms.bodc.ac.uk/metadata-viewer/?DeploymentId=645" TargetMode="External"/><Relationship Id="rId24" Type="http://schemas.openxmlformats.org/officeDocument/2006/relationships/hyperlink" Target="https://ntslf.org/storm-surges/surge-model/monthly-surge-plots-pre2020" TargetMode="External"/><Relationship Id="rId32" Type="http://schemas.openxmlformats.org/officeDocument/2006/relationships/hyperlink" Target="https://www.bodc.ac.uk/submit_data/submission_templates/documents/metadata_submission_templates.xlsx" TargetMode="External"/><Relationship Id="rId37" Type="http://schemas.openxmlformats.org/officeDocument/2006/relationships/hyperlink" Target="https://linkedsystems.uk/erddap/info/index.html?page=1&amp;itemsPerPage=1000" TargetMode="External"/><Relationship Id="rId40" Type="http://schemas.openxmlformats.org/officeDocument/2006/relationships/image" Target="media/image3.png"/><Relationship Id="rId45" Type="http://schemas.openxmlformats.org/officeDocument/2006/relationships/hyperlink" Target="https://www.metoffice.gov.uk/about-us/news-and-media/media-centre/weather-and-climate-news/2023/storm-ciaran-named" TargetMode="External"/><Relationship Id="rId5" Type="http://schemas.openxmlformats.org/officeDocument/2006/relationships/comments" Target="comments.xml"/><Relationship Id="rId15" Type="http://schemas.openxmlformats.org/officeDocument/2006/relationships/hyperlink" Target="https://www.europeanglidercommunity.org/" TargetMode="External"/><Relationship Id="rId23" Type="http://schemas.openxmlformats.org/officeDocument/2006/relationships/hyperlink" Target="https://ntslf.org/storm-surges/surge-model/monthly-surge-plots" TargetMode="External"/><Relationship Id="rId28" Type="http://schemas.openxmlformats.org/officeDocument/2006/relationships/hyperlink" Target="https://raw.githubusercontent.com/NOC-OI/breakingtheice_sap/refs/heads/main/resources/challenge3/metadata.txt" TargetMode="External"/><Relationship Id="rId36" Type="http://schemas.openxmlformats.org/officeDocument/2006/relationships/hyperlink" Target="https://linkedsystems.uk/erddap/index.html" TargetMode="External"/><Relationship Id="rId10" Type="http://schemas.openxmlformats.org/officeDocument/2006/relationships/hyperlink" Target="https://platforms.bodc.ac.uk/deployment-catalogue/BIO-Carbon/" TargetMode="External"/><Relationship Id="rId19" Type="http://schemas.openxmlformats.org/officeDocument/2006/relationships/hyperlink" Target="https://weather.metoffice.gov.uk/warnings-and-advice/uk-storm-centre/uk-storm-season-202526" TargetMode="External"/><Relationship Id="rId31" Type="http://schemas.openxmlformats.org/officeDocument/2006/relationships/hyperlink" Target="https://nsidc.org/learn/parts-cryosphere/sea-ice/why-sea-ice-matters" TargetMode="External"/><Relationship Id="rId44" Type="http://schemas.openxmlformats.org/officeDocument/2006/relationships/hyperlink" Target="https://www.metoffice.gov.uk/about-us/news-and-media/media-centre/weather-and-climate-news/2023/storm-ciaran-latest" TargetMode="External"/><Relationship Id="rId4" Type="http://schemas.openxmlformats.org/officeDocument/2006/relationships/webSettings" Target="webSettings.xml"/><Relationship Id="rId9" Type="http://schemas.openxmlformats.org/officeDocument/2006/relationships/hyperlink" Target="https://platforms.bodc.ac.uk/metadata-viewer/?DeploymentId=507" TargetMode="External"/><Relationship Id="rId14" Type="http://schemas.openxmlformats.org/officeDocument/2006/relationships/hyperlink" Target="https://linkedsystems.uk/erddap/tabledap/Bowmore_712_R.graph" TargetMode="External"/><Relationship Id="rId22" Type="http://schemas.openxmlformats.org/officeDocument/2006/relationships/hyperlink" Target="https://www.metoffice.gov.uk/about-us/news-and-media/media-centre/weather-and-climate-news/2023/storm-ciaran-latest" TargetMode="External"/><Relationship Id="rId27" Type="http://schemas.openxmlformats.org/officeDocument/2006/relationships/hyperlink" Target="https://raw.githubusercontent.com/NOC-OI/breakingtheice_sap/refs/heads/main/resources/challenge3/age_of_sea_ice_statistics.csv" TargetMode="External"/><Relationship Id="rId30" Type="http://schemas.openxmlformats.org/officeDocument/2006/relationships/hyperlink" Target="https://nsidc.org/data/nsidc-0611/versions/4" TargetMode="External"/><Relationship Id="rId35" Type="http://schemas.openxmlformats.org/officeDocument/2006/relationships/hyperlink" Target="https://repository.oceanbestpractices.org/" TargetMode="External"/><Relationship Id="rId43" Type="http://schemas.openxmlformats.org/officeDocument/2006/relationships/oleObject" Target="embeddings/oleObject1.bin"/><Relationship Id="rId48" Type="http://schemas.openxmlformats.org/officeDocument/2006/relationships/theme" Target="theme/theme1.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linkedsystems.uk/erddap/tabledap/Bowmore_712_R.graph" TargetMode="External"/><Relationship Id="rId17" Type="http://schemas.openxmlformats.org/officeDocument/2006/relationships/hyperlink" Target="https://www.metoffice.gov.uk/research/library-and-archive/publications/historical-facts/historical-weather" TargetMode="External"/><Relationship Id="rId25" Type="http://schemas.openxmlformats.org/officeDocument/2006/relationships/hyperlink" Target="https://ntslf.org/" TargetMode="External"/><Relationship Id="rId33" Type="http://schemas.openxmlformats.org/officeDocument/2006/relationships/hyperlink" Target="https://platforms.bodc.ac.uk/metadata-viewer/?DeploymentId=553" TargetMode="External"/><Relationship Id="rId38" Type="http://schemas.openxmlformats.org/officeDocument/2006/relationships/image" Target="media/image1.png"/><Relationship Id="rId46" Type="http://schemas.openxmlformats.org/officeDocument/2006/relationships/fontTable" Target="fontTable.xml"/><Relationship Id="rId20" Type="http://schemas.openxmlformats.org/officeDocument/2006/relationships/hyperlink" Target="https://ntslf.org/storm-surges/skew-surges"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3559</Words>
  <Characters>20287</Characters>
  <Application>Microsoft Office Word</Application>
  <DocSecurity>0</DocSecurity>
  <Lines>169</Lines>
  <Paragraphs>47</Paragraphs>
  <ScaleCrop>false</ScaleCrop>
  <Company>National Oceanography Centre</Company>
  <LinksUpToDate>false</LinksUpToDate>
  <CharactersWithSpaces>23799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Krishnan</dc:creator>
  <cp:keywords/>
  <dc:description/>
  <cp:lastModifiedBy>Vidya Krishnan</cp:lastModifiedBy>
  <cp:revision>2</cp:revision>
  <dcterms:created xsi:type="dcterms:W3CDTF">2026-09-28T16:03:00Z</dcterms:created>
  <dcterms:modified xsi:type="dcterms:W3CDTF">2026-09-28T16:03:00Z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b5b7ab66-3247-4f96-8587-a2899cb70862</vt:lpwstr>
  </property>
</Properties>
</file>